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16486" w14:textId="77777777" w:rsidR="00476C5B" w:rsidRDefault="005E5381" w:rsidP="005E5381">
      <w:pPr>
        <w:pStyle w:val="a3"/>
        <w:rPr>
          <w:ins w:id="0" w:author="dazai osamu" w:date="2026-09-29T14:20:00Z" w16du:dateUtc="2026-09-29T11:20:00Z"/>
        </w:rPr>
      </w:pPr>
      <w:r>
        <w:t>Самостоятельная работа по архитектуре аппаратных средств</w:t>
      </w:r>
      <w:r>
        <w:br/>
      </w:r>
      <w:r>
        <w:br/>
        <w:t>---</w:t>
      </w:r>
    </w:p>
    <w:p w14:paraId="04B28A84" w14:textId="390E5950" w:rsidR="005E5381" w:rsidRPr="007349C5" w:rsidRDefault="00F579D6" w:rsidP="007349C5">
      <w:pPr>
        <w:pStyle w:val="a3"/>
        <w:rPr>
          <w:lang w:val="en-US"/>
          <w:rPrChange w:id="1" w:author="dazai osamu" w:date="2026-09-29T14:22:00Z" w16du:dateUtc="2026-09-29T11:22:00Z">
            <w:rPr/>
          </w:rPrChange>
        </w:rPr>
      </w:pPr>
      <w:ins w:id="2" w:author="dazai osamu" w:date="2026-09-29T14:23:00Z" w16du:dateUtc="2026-09-29T11:23:00Z">
        <w:r>
          <w:t xml:space="preserve">Константинов Валерий </w:t>
        </w:r>
      </w:ins>
      <w:r w:rsidR="005E5381">
        <w:br/>
      </w:r>
      <w:r w:rsidR="005E5381">
        <w:br/>
        <w:t>Часть А. Теоретические вопросы (выберите один правильный ответ)</w:t>
      </w:r>
      <w:r w:rsidR="005E5381">
        <w:br/>
      </w:r>
      <w:r w:rsidR="005E5381">
        <w:br/>
        <w:t>А1. Что понимается под архитектурой компьютера?</w:t>
      </w:r>
      <w:r w:rsidR="005E5381">
        <w:br/>
      </w:r>
      <w:r w:rsidR="005E5381">
        <w:br/>
        <w:t>1. Совокупность технических характеристик</w:t>
      </w:r>
      <w:r w:rsidR="005E5381">
        <w:br/>
        <w:t>2</w:t>
      </w:r>
      <w:r w:rsidR="005E5381" w:rsidRPr="001229EE">
        <w:rPr>
          <w:color w:val="C00000"/>
          <w:rPrChange w:id="3" w:author="dazai osamu" w:date="2026-09-29T13:41:00Z" w16du:dateUtc="2026-09-29T10:41:00Z">
            <w:rPr/>
          </w:rPrChange>
        </w:rPr>
        <w:t>. Общее описание структуры и принципов работы компьютера, включая систему команд</w:t>
      </w:r>
      <w:ins w:id="4" w:author="dazai osamu" w:date="2026-09-29T13:42:00Z" w16du:dateUtc="2026-09-29T10:42:00Z">
        <w:r w:rsidR="001229EE">
          <w:rPr>
            <w:color w:val="C00000"/>
          </w:rPr>
          <w:t>(Верно)</w:t>
        </w:r>
      </w:ins>
      <w:r w:rsidR="005E5381">
        <w:br/>
        <w:t>3. Внешний вид системного блока</w:t>
      </w:r>
      <w:r w:rsidR="005E5381">
        <w:br/>
        <w:t>4. Набор микросхем на материнской плате</w:t>
      </w:r>
      <w:r w:rsidR="005E5381">
        <w:br/>
      </w:r>
      <w:r w:rsidR="005E5381">
        <w:br/>
        <w:t>А2. Какое устройство компьютера выполняет арифметические и логические операции?</w:t>
      </w:r>
      <w:r w:rsidR="005E5381">
        <w:br/>
      </w:r>
      <w:r w:rsidR="005E5381">
        <w:br/>
        <w:t>1. ОЗУ</w:t>
      </w:r>
      <w:r w:rsidR="005E5381">
        <w:br/>
        <w:t>2. Устройство управления</w:t>
      </w:r>
      <w:r w:rsidR="005E5381">
        <w:br/>
        <w:t xml:space="preserve">3. </w:t>
      </w:r>
      <w:r w:rsidR="005E5381" w:rsidRPr="001229EE">
        <w:rPr>
          <w:color w:val="C00000"/>
          <w:rPrChange w:id="5" w:author="dazai osamu" w:date="2026-09-29T13:42:00Z" w16du:dateUtc="2026-09-29T10:42:00Z">
            <w:rPr/>
          </w:rPrChange>
        </w:rPr>
        <w:t>АЛУ</w:t>
      </w:r>
      <w:ins w:id="6" w:author="dazai osamu" w:date="2026-09-29T13:42:00Z" w16du:dateUtc="2026-09-29T10:42:00Z">
        <w:r w:rsidR="001229EE">
          <w:t>(верно)</w:t>
        </w:r>
      </w:ins>
      <w:ins w:id="7" w:author="dazai osamu" w:date="2026-09-29T14:16:00Z" w16du:dateUtc="2026-09-29T11:16:00Z">
        <w:r w:rsidR="003A3AA2">
          <w:t xml:space="preserve"> </w:t>
        </w:r>
      </w:ins>
      <w:ins w:id="8" w:author="dazai osamu" w:date="2026-09-29T14:17:00Z" w16du:dateUtc="2026-09-29T11:17:00Z">
        <w:r w:rsidR="003A3AA2">
          <w:t>из расшифровки определения</w:t>
        </w:r>
      </w:ins>
      <w:r w:rsidR="005E5381">
        <w:br/>
        <w:t>4. ПЗУ</w:t>
      </w:r>
      <w:r w:rsidR="005E5381">
        <w:br/>
      </w:r>
      <w:r w:rsidR="005E5381">
        <w:br/>
        <w:t>А3. Какие устройства относятся к внутренней памяти компьютера?</w:t>
      </w:r>
      <w:r w:rsidR="005E5381">
        <w:br/>
      </w:r>
      <w:r w:rsidR="005E5381">
        <w:br/>
        <w:t>1. Жёсткий диск, флешка</w:t>
      </w:r>
      <w:r w:rsidR="005E5381">
        <w:br/>
        <w:t xml:space="preserve">2. </w:t>
      </w:r>
      <w:r w:rsidR="005E5381" w:rsidRPr="001229EE">
        <w:rPr>
          <w:color w:val="C00000"/>
          <w:rPrChange w:id="9" w:author="dazai osamu" w:date="2026-09-29T13:42:00Z" w16du:dateUtc="2026-09-29T10:42:00Z">
            <w:rPr/>
          </w:rPrChange>
        </w:rPr>
        <w:t>ОЗУ и ПЗУ</w:t>
      </w:r>
      <w:ins w:id="10" w:author="dazai osamu" w:date="2026-09-29T13:42:00Z" w16du:dateUtc="2026-09-29T10:42:00Z">
        <w:r w:rsidR="001229EE">
          <w:t>(верно)</w:t>
        </w:r>
      </w:ins>
      <w:r w:rsidR="005E5381">
        <w:br/>
        <w:t>3. Клавиатура, мышь</w:t>
      </w:r>
      <w:r w:rsidR="005E5381">
        <w:br/>
        <w:t>4. Монитор, принтер</w:t>
      </w:r>
      <w:r w:rsidR="005E5381">
        <w:br/>
      </w:r>
      <w:r w:rsidR="005E5381">
        <w:br/>
        <w:t>А4. В какой системе счисления число 25₁₀ будет записано как 11001?</w:t>
      </w:r>
      <w:r w:rsidR="005E5381">
        <w:br/>
      </w:r>
      <w:r w:rsidR="005E5381">
        <w:br/>
        <w:t>1. В восьмеричной</w:t>
      </w:r>
      <w:r w:rsidR="005E5381">
        <w:br/>
        <w:t xml:space="preserve">2. </w:t>
      </w:r>
      <w:r w:rsidR="005E5381" w:rsidRPr="0068547F">
        <w:rPr>
          <w:color w:val="C00000"/>
          <w:rPrChange w:id="11" w:author="dazai osamu" w:date="2026-09-29T13:42:00Z" w16du:dateUtc="2026-09-29T10:42:00Z">
            <w:rPr/>
          </w:rPrChange>
        </w:rPr>
        <w:t>В двоичной</w:t>
      </w:r>
      <w:ins w:id="12" w:author="dazai osamu" w:date="2026-09-29T13:43:00Z" w16du:dateUtc="2026-09-29T10:43:00Z">
        <w:r w:rsidR="0068547F">
          <w:t>(верно)</w:t>
        </w:r>
      </w:ins>
      <w:r w:rsidR="005E5381">
        <w:br/>
        <w:t>3. В шестнадцатеричной</w:t>
      </w:r>
      <w:r w:rsidR="005E5381">
        <w:br/>
        <w:t>4. В троичной</w:t>
      </w:r>
      <w:r w:rsidR="005E5381">
        <w:br/>
      </w:r>
      <w:r w:rsidR="005E5381">
        <w:br/>
        <w:t>А5. Переведите число 101101₂ в десятичную систему счисления.</w:t>
      </w:r>
      <w:r w:rsidR="005E5381">
        <w:br/>
      </w:r>
      <w:r w:rsidR="005E5381">
        <w:br/>
        <w:t>1. 43</w:t>
      </w:r>
      <w:r w:rsidR="005E5381">
        <w:br/>
        <w:t xml:space="preserve">2. </w:t>
      </w:r>
      <w:r w:rsidR="005E5381" w:rsidRPr="0068547F">
        <w:rPr>
          <w:color w:val="C00000"/>
          <w:rPrChange w:id="13" w:author="dazai osamu" w:date="2026-09-29T13:43:00Z" w16du:dateUtc="2026-09-29T10:43:00Z">
            <w:rPr/>
          </w:rPrChange>
        </w:rPr>
        <w:t>45</w:t>
      </w:r>
      <w:ins w:id="14" w:author="dazai osamu" w:date="2026-09-29T13:43:00Z" w16du:dateUtc="2026-09-29T10:43:00Z">
        <w:r w:rsidR="0068547F">
          <w:t>(верно)</w:t>
        </w:r>
      </w:ins>
      <w:r w:rsidR="005E5381">
        <w:br/>
        <w:t>3. 47</w:t>
      </w:r>
      <w:r w:rsidR="005E5381">
        <w:br/>
        <w:t>4. 53</w:t>
      </w:r>
      <w:r w:rsidR="005E5381">
        <w:br/>
      </w:r>
      <w:r w:rsidR="005E5381">
        <w:br/>
        <w:t>А6. Какая логическая операция соответствует конъюнкции?</w:t>
      </w:r>
      <w:r w:rsidR="005E5381">
        <w:br/>
      </w:r>
      <w:r w:rsidR="005E5381">
        <w:br/>
        <w:t>1. ИЛИ</w:t>
      </w:r>
      <w:r w:rsidR="005E5381">
        <w:br/>
        <w:t xml:space="preserve">2. </w:t>
      </w:r>
      <w:r w:rsidR="005E5381" w:rsidRPr="0068547F">
        <w:rPr>
          <w:color w:val="C00000"/>
          <w:rPrChange w:id="15" w:author="dazai osamu" w:date="2026-09-29T13:43:00Z" w16du:dateUtc="2026-09-29T10:43:00Z">
            <w:rPr/>
          </w:rPrChange>
        </w:rPr>
        <w:t>И</w:t>
      </w:r>
      <w:ins w:id="16" w:author="dazai osamu" w:date="2026-09-29T13:43:00Z" w16du:dateUtc="2026-09-29T10:43:00Z">
        <w:r w:rsidR="0068547F">
          <w:t>(верно)</w:t>
        </w:r>
      </w:ins>
      <w:r w:rsidR="005E5381">
        <w:br/>
        <w:t>3. НЕ</w:t>
      </w:r>
      <w:r w:rsidR="005E5381">
        <w:br/>
        <w:t>4. Исключающее ИЛИ</w:t>
      </w:r>
      <w:r w:rsidR="005E5381">
        <w:br/>
      </w:r>
      <w:r w:rsidR="005E5381">
        <w:br/>
        <w:t>А7. Результат операции 1 И 0 И 1 равен:</w:t>
      </w:r>
      <w:r w:rsidR="005E5381">
        <w:br/>
      </w:r>
      <w:r w:rsidR="005E5381">
        <w:lastRenderedPageBreak/>
        <w:br/>
        <w:t>1. 1</w:t>
      </w:r>
      <w:r w:rsidR="005E5381">
        <w:br/>
        <w:t xml:space="preserve">2. </w:t>
      </w:r>
      <w:r w:rsidR="005E5381" w:rsidRPr="00AC42BC">
        <w:rPr>
          <w:color w:val="C00000"/>
          <w:rPrChange w:id="17" w:author="dazai osamu" w:date="2026-09-29T13:43:00Z" w16du:dateUtc="2026-09-29T10:43:00Z">
            <w:rPr/>
          </w:rPrChange>
        </w:rPr>
        <w:t>0</w:t>
      </w:r>
      <w:ins w:id="18" w:author="dazai osamu" w:date="2026-09-29T13:43:00Z" w16du:dateUtc="2026-09-29T10:43:00Z">
        <w:r w:rsidR="00AC42BC">
          <w:t>(верно)</w:t>
        </w:r>
      </w:ins>
      <w:r w:rsidR="005E5381">
        <w:br/>
        <w:t>3. 10</w:t>
      </w:r>
      <w:r w:rsidR="005E5381">
        <w:br/>
        <w:t>4. Не определено</w:t>
      </w:r>
      <w:r w:rsidR="005E5381">
        <w:br/>
      </w:r>
      <w:r w:rsidR="005E5381">
        <w:br/>
        <w:t>А8. Сколько входов и выходов имеет полусумматор?</w:t>
      </w:r>
      <w:r w:rsidR="005E5381">
        <w:br/>
      </w:r>
      <w:r w:rsidR="005E5381">
        <w:br/>
        <w:t>1.</w:t>
      </w:r>
      <w:r w:rsidR="005E5381" w:rsidRPr="00AC42BC">
        <w:rPr>
          <w:color w:val="C00000"/>
          <w:rPrChange w:id="19" w:author="dazai osamu" w:date="2026-09-29T13:44:00Z" w16du:dateUtc="2026-09-29T10:44:00Z">
            <w:rPr/>
          </w:rPrChange>
        </w:rPr>
        <w:t xml:space="preserve"> 2 входа, 2 выхода</w:t>
      </w:r>
      <w:ins w:id="20" w:author="dazai osamu" w:date="2026-09-29T13:44:00Z" w16du:dateUtc="2026-09-29T10:44:00Z">
        <w:r w:rsidR="00AC42BC">
          <w:t>(верно)</w:t>
        </w:r>
      </w:ins>
      <w:ins w:id="21" w:author="dazai osamu" w:date="2026-09-29T14:17:00Z" w16du:dateUtc="2026-09-29T11:17:00Z">
        <w:r w:rsidR="003A3AA2">
          <w:t xml:space="preserve"> </w:t>
        </w:r>
        <w:r w:rsidR="004E3402">
          <w:t>полусумматор складывает</w:t>
        </w:r>
      </w:ins>
      <w:ins w:id="22" w:author="dazai osamu" w:date="2026-09-29T14:18:00Z" w16du:dateUtc="2026-09-29T11:18:00Z">
        <w:r w:rsidR="004E3402">
          <w:t xml:space="preserve"> АВ</w:t>
        </w:r>
        <w:r w:rsidR="0037442A">
          <w:t xml:space="preserve"> и на выходе мы получаем </w:t>
        </w:r>
      </w:ins>
      <w:ins w:id="23" w:author="dazai osamu" w:date="2026-09-29T14:19:00Z" w16du:dateUtc="2026-09-29T11:19:00Z">
        <w:r w:rsidR="0037442A">
          <w:t>сумму и перенос</w:t>
        </w:r>
      </w:ins>
      <w:r w:rsidR="005E5381">
        <w:br/>
        <w:t>2. 3 входа, 2 выхода</w:t>
      </w:r>
      <w:r w:rsidR="005E5381">
        <w:br/>
        <w:t>3. 2 входа, 1 выход</w:t>
      </w:r>
      <w:r w:rsidR="005E5381">
        <w:br/>
        <w:t>4. 1 вход, 2 выхода</w:t>
      </w:r>
      <w:r w:rsidR="005E5381">
        <w:br/>
      </w:r>
      <w:r w:rsidR="005E5381">
        <w:br/>
        <w:t>А9. Чему равны выходы сумматора S и P при сложении A=1, B=1 (для полусумматора)?</w:t>
      </w:r>
      <w:r w:rsidR="005E5381">
        <w:br/>
      </w:r>
      <w:r w:rsidR="005E5381">
        <w:br/>
      </w:r>
      <w:r w:rsidR="005E5381" w:rsidRPr="007349C5">
        <w:rPr>
          <w:lang w:val="en-US"/>
          <w:rPrChange w:id="24" w:author="dazai osamu" w:date="2026-09-29T14:22:00Z" w16du:dateUtc="2026-09-29T11:22:00Z">
            <w:rPr/>
          </w:rPrChange>
        </w:rPr>
        <w:t xml:space="preserve">1. </w:t>
      </w:r>
      <w:r w:rsidR="005E5381" w:rsidRPr="007349C5">
        <w:rPr>
          <w:color w:val="C00000"/>
          <w:lang w:val="en-US"/>
          <w:rPrChange w:id="25" w:author="dazai osamu" w:date="2026-09-29T14:22:00Z" w16du:dateUtc="2026-09-29T11:22:00Z">
            <w:rPr/>
          </w:rPrChange>
        </w:rPr>
        <w:t>S=0, P=1</w:t>
      </w:r>
      <w:ins w:id="26" w:author="dazai osamu" w:date="2026-09-29T13:44:00Z" w16du:dateUtc="2026-09-29T10:44:00Z">
        <w:r w:rsidR="00AC42BC" w:rsidRPr="007349C5">
          <w:rPr>
            <w:lang w:val="en-US"/>
            <w:rPrChange w:id="27" w:author="dazai osamu" w:date="2026-09-29T14:22:00Z" w16du:dateUtc="2026-09-29T11:22:00Z">
              <w:rPr/>
            </w:rPrChange>
          </w:rPr>
          <w:t>(</w:t>
        </w:r>
        <w:r w:rsidR="00AC42BC">
          <w:t>верно</w:t>
        </w:r>
        <w:r w:rsidR="00AC42BC" w:rsidRPr="007349C5">
          <w:rPr>
            <w:lang w:val="en-US"/>
            <w:rPrChange w:id="28" w:author="dazai osamu" w:date="2026-09-29T14:22:00Z" w16du:dateUtc="2026-09-29T11:22:00Z">
              <w:rPr/>
            </w:rPrChange>
          </w:rPr>
          <w:t>)</w:t>
        </w:r>
      </w:ins>
      <w:ins w:id="29" w:author="dazai osamu" w:date="2026-09-29T14:22:00Z" w16du:dateUtc="2026-09-29T11:22:00Z">
        <w:r w:rsidR="007349C5" w:rsidRPr="007349C5">
          <w:rPr>
            <w:lang w:val="en-US"/>
            <w:rPrChange w:id="30" w:author="dazai osamu" w:date="2026-09-29T14:22:00Z" w16du:dateUtc="2026-09-29T11:22:00Z">
              <w:rPr/>
            </w:rPrChange>
          </w:rPr>
          <w:t xml:space="preserve"> (</w:t>
        </w:r>
        <w:r w:rsidR="007349C5">
          <w:rPr>
            <w:lang w:val="en-US"/>
          </w:rPr>
          <w:t>S</w:t>
        </w:r>
        <w:r w:rsidR="007349C5" w:rsidRPr="007349C5">
          <w:rPr>
            <w:lang w:val="en-US"/>
            <w:rPrChange w:id="31" w:author="dazai osamu" w:date="2026-09-29T14:22:00Z" w16du:dateUtc="2026-09-29T11:22:00Z">
              <w:rPr/>
            </w:rPrChange>
          </w:rPr>
          <w:t xml:space="preserve"> =</w:t>
        </w:r>
        <w:r w:rsidR="007349C5">
          <w:rPr>
            <w:lang w:val="en-US"/>
          </w:rPr>
          <w:t>A</w:t>
        </w:r>
        <w:r w:rsidR="007349C5" w:rsidRPr="007349C5">
          <w:rPr>
            <w:lang w:val="en-US"/>
            <w:rPrChange w:id="32" w:author="dazai osamu" w:date="2026-09-29T14:22:00Z" w16du:dateUtc="2026-09-29T11:22:00Z">
              <w:rPr/>
            </w:rPrChange>
          </w:rPr>
          <w:t xml:space="preserve"> </w:t>
        </w:r>
        <w:r w:rsidR="007349C5">
          <w:t>иск</w:t>
        </w:r>
        <w:r w:rsidR="007349C5" w:rsidRPr="007349C5">
          <w:rPr>
            <w:lang w:val="en-US"/>
            <w:rPrChange w:id="33" w:author="dazai osamu" w:date="2026-09-29T14:22:00Z" w16du:dateUtc="2026-09-29T11:22:00Z">
              <w:rPr/>
            </w:rPrChange>
          </w:rPr>
          <w:t xml:space="preserve">. </w:t>
        </w:r>
        <w:r w:rsidR="007349C5">
          <w:t>Или</w:t>
        </w:r>
        <w:r w:rsidR="007349C5" w:rsidRPr="007349C5">
          <w:rPr>
            <w:lang w:val="en-US"/>
            <w:rPrChange w:id="34" w:author="dazai osamu" w:date="2026-09-29T14:22:00Z" w16du:dateUtc="2026-09-29T11:22:00Z">
              <w:rPr/>
            </w:rPrChange>
          </w:rPr>
          <w:t xml:space="preserve"> </w:t>
        </w:r>
        <w:r w:rsidR="007349C5">
          <w:rPr>
            <w:lang w:val="en-US"/>
          </w:rPr>
          <w:t>B</w:t>
        </w:r>
        <w:r w:rsidR="007349C5">
          <w:t xml:space="preserve">, </w:t>
        </w:r>
        <w:r w:rsidR="007349C5" w:rsidRPr="007349C5">
          <w:rPr>
            <w:lang w:val="en-US"/>
            <w:rPrChange w:id="35" w:author="dazai osamu" w:date="2026-09-29T14:22:00Z" w16du:dateUtc="2026-09-29T11:22:00Z">
              <w:rPr/>
            </w:rPrChange>
          </w:rPr>
          <w:t xml:space="preserve"> </w:t>
        </w:r>
        <w:r w:rsidR="007349C5">
          <w:rPr>
            <w:lang w:val="en-US"/>
          </w:rPr>
          <w:t>P</w:t>
        </w:r>
        <w:r w:rsidR="007349C5" w:rsidRPr="007349C5">
          <w:rPr>
            <w:lang w:val="en-US"/>
            <w:rPrChange w:id="36" w:author="dazai osamu" w:date="2026-09-29T14:22:00Z" w16du:dateUtc="2026-09-29T11:22:00Z">
              <w:rPr/>
            </w:rPrChange>
          </w:rPr>
          <w:t xml:space="preserve"> =</w:t>
        </w:r>
        <w:r w:rsidR="007349C5">
          <w:rPr>
            <w:lang w:val="en-US"/>
          </w:rPr>
          <w:t>A</w:t>
        </w:r>
        <w:r w:rsidR="007349C5" w:rsidRPr="007349C5">
          <w:rPr>
            <w:lang w:val="en-US"/>
            <w:rPrChange w:id="37" w:author="dazai osamu" w:date="2026-09-29T14:22:00Z" w16du:dateUtc="2026-09-29T11:22:00Z">
              <w:rPr/>
            </w:rPrChange>
          </w:rPr>
          <w:t xml:space="preserve">  </w:t>
        </w:r>
        <w:r w:rsidR="007349C5">
          <w:t>или</w:t>
        </w:r>
        <w:r w:rsidR="007349C5" w:rsidRPr="007349C5">
          <w:rPr>
            <w:lang w:val="en-US"/>
            <w:rPrChange w:id="38" w:author="dazai osamu" w:date="2026-09-29T14:22:00Z" w16du:dateUtc="2026-09-29T11:22:00Z">
              <w:rPr/>
            </w:rPrChange>
          </w:rPr>
          <w:t xml:space="preserve"> </w:t>
        </w:r>
        <w:r w:rsidR="007349C5">
          <w:rPr>
            <w:lang w:val="en-US"/>
          </w:rPr>
          <w:t>B</w:t>
        </w:r>
        <w:r w:rsidR="007349C5">
          <w:t>)</w:t>
        </w:r>
      </w:ins>
      <w:r w:rsidR="005E5381" w:rsidRPr="007349C5">
        <w:rPr>
          <w:lang w:val="en-US"/>
          <w:rPrChange w:id="39" w:author="dazai osamu" w:date="2026-09-29T14:22:00Z" w16du:dateUtc="2026-09-29T11:22:00Z">
            <w:rPr/>
          </w:rPrChange>
        </w:rPr>
        <w:br/>
        <w:t xml:space="preserve">2. </w:t>
      </w:r>
      <w:r w:rsidR="005E5381">
        <w:t>S=1, P=0</w:t>
      </w:r>
      <w:r w:rsidR="005E5381">
        <w:br/>
        <w:t>3. S=1, P=1</w:t>
      </w:r>
      <w:r w:rsidR="005E5381">
        <w:br/>
        <w:t>4. S=0, P=0</w:t>
      </w:r>
      <w:r w:rsidR="005E5381">
        <w:br/>
      </w:r>
      <w:r w:rsidR="005E5381">
        <w:br/>
        <w:t>А10. Основным устройством управления процессора является:</w:t>
      </w:r>
      <w:r w:rsidR="005E5381">
        <w:br/>
      </w:r>
      <w:r w:rsidR="005E5381">
        <w:br/>
        <w:t>1. АЛУ</w:t>
      </w:r>
      <w:r w:rsidR="005E5381">
        <w:br/>
        <w:t>2. Регистры</w:t>
      </w:r>
      <w:r w:rsidR="005E5381">
        <w:br/>
        <w:t xml:space="preserve">3. </w:t>
      </w:r>
      <w:r w:rsidR="005E5381" w:rsidRPr="00AC42BC">
        <w:rPr>
          <w:color w:val="C00000"/>
          <w:rPrChange w:id="40" w:author="dazai osamu" w:date="2026-09-29T13:44:00Z" w16du:dateUtc="2026-09-29T10:44:00Z">
            <w:rPr/>
          </w:rPrChange>
        </w:rPr>
        <w:t>Устройство управления (УУ)</w:t>
      </w:r>
      <w:ins w:id="41" w:author="dazai osamu" w:date="2026-09-29T13:44:00Z" w16du:dateUtc="2026-09-29T10:44:00Z">
        <w:r w:rsidR="00AC42BC">
          <w:t>(верно)</w:t>
        </w:r>
      </w:ins>
      <w:r w:rsidR="005E5381">
        <w:br/>
        <w:t>4. Кэш-память</w:t>
      </w:r>
      <w:r w:rsidR="005E5381">
        <w:br/>
      </w:r>
    </w:p>
    <w:p w14:paraId="52CD5DB5" w14:textId="6AD2ED6C" w:rsidR="00134D95" w:rsidRDefault="005E5381" w:rsidP="005E5381">
      <w:pPr>
        <w:pStyle w:val="a3"/>
        <w:rPr>
          <w:ins w:id="42" w:author="dazai osamu" w:date="2026-09-29T13:47:00Z" w16du:dateUtc="2026-09-29T10:47:00Z"/>
        </w:rPr>
      </w:pPr>
      <w:r>
        <w:br/>
        <w:t>Часть Б. Задания с кратким ответом</w:t>
      </w:r>
      <w:r>
        <w:br/>
      </w:r>
      <w:r>
        <w:br/>
        <w:t>Б1. Запишите число 156₁₀ в двоичной, восьмеричной и шестнадцатеричной системах счисления.</w:t>
      </w:r>
      <w:ins w:id="43" w:author="dazai osamu" w:date="2026-09-29T13:45:00Z" w16du:dateUtc="2026-09-29T10:45:00Z">
        <w:r w:rsidR="007B1B82">
          <w:t xml:space="preserve"> 10011100(2), 234(8),9С(16)</w:t>
        </w:r>
      </w:ins>
      <w:ins w:id="44" w:author="dazai osamu" w:date="2026-09-29T14:19:00Z" w16du:dateUtc="2026-09-29T11:19:00Z">
        <w:r w:rsidR="0037442A">
          <w:t xml:space="preserve"> перевод осуществлялся по вычленению </w:t>
        </w:r>
      </w:ins>
      <w:ins w:id="45" w:author="dazai osamu" w:date="2026-09-29T14:20:00Z" w16du:dateUtc="2026-09-29T11:20:00Z">
        <w:r w:rsidR="00476C5B">
          <w:t>старшего числа</w:t>
        </w:r>
      </w:ins>
      <w:ins w:id="46" w:author="dazai osamu" w:date="2026-09-29T14:21:00Z" w16du:dateUtc="2026-09-29T11:21:00Z">
        <w:r w:rsidR="00476C5B">
          <w:t>, перевод в 2ичную и затем в другие СЧ</w:t>
        </w:r>
      </w:ins>
      <w:r>
        <w:br/>
      </w:r>
      <w:r>
        <w:br/>
        <w:t>Б2. Сложите двоичные числа: 1011₂ + 1101₂. Ответ запишите в двоичной и десятичной системах.</w:t>
      </w:r>
      <w:ins w:id="47" w:author="dazai osamu" w:date="2026-09-29T13:46:00Z" w16du:dateUtc="2026-09-29T10:46:00Z">
        <w:r w:rsidR="0021355A">
          <w:t>12+12 =24(10) 11000(2)</w:t>
        </w:r>
      </w:ins>
      <w:r>
        <w:br/>
      </w:r>
      <w:r>
        <w:br/>
        <w:t>Б3. Постройте таблицу истинности для логического выражения: F = (A И B) ИЛИ (НЕ C)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34D95" w14:paraId="3897FF73" w14:textId="77777777" w:rsidTr="00134D95">
        <w:trPr>
          <w:ins w:id="48" w:author="dazai osamu" w:date="2026-09-29T13:47:00Z" w16du:dateUtc="2026-09-29T10:47:00Z"/>
        </w:trPr>
        <w:tc>
          <w:tcPr>
            <w:tcW w:w="2336" w:type="dxa"/>
          </w:tcPr>
          <w:p w14:paraId="086B6349" w14:textId="42355BAE" w:rsidR="00134D95" w:rsidRPr="00134D95" w:rsidRDefault="00134D95" w:rsidP="005E5381">
            <w:pPr>
              <w:pStyle w:val="a3"/>
              <w:rPr>
                <w:ins w:id="49" w:author="dazai osamu" w:date="2026-09-29T13:47:00Z" w16du:dateUtc="2026-09-29T10:47:00Z"/>
                <w:lang w:val="en-US"/>
                <w:rPrChange w:id="50" w:author="dazai osamu" w:date="2026-09-29T13:47:00Z" w16du:dateUtc="2026-09-29T10:47:00Z">
                  <w:rPr>
                    <w:ins w:id="51" w:author="dazai osamu" w:date="2026-09-29T13:47:00Z" w16du:dateUtc="2026-09-29T10:47:00Z"/>
                  </w:rPr>
                </w:rPrChange>
              </w:rPr>
            </w:pPr>
            <w:ins w:id="52" w:author="dazai osamu" w:date="2026-09-29T13:47:00Z" w16du:dateUtc="2026-09-29T10:47:00Z">
              <w:r>
                <w:rPr>
                  <w:lang w:val="en-US"/>
                </w:rPr>
                <w:t>A</w:t>
              </w:r>
            </w:ins>
          </w:p>
        </w:tc>
        <w:tc>
          <w:tcPr>
            <w:tcW w:w="2336" w:type="dxa"/>
          </w:tcPr>
          <w:p w14:paraId="1ACC9CCC" w14:textId="3B00D54F" w:rsidR="00134D95" w:rsidRPr="00134D95" w:rsidRDefault="00134D95" w:rsidP="005E5381">
            <w:pPr>
              <w:pStyle w:val="a3"/>
              <w:rPr>
                <w:ins w:id="53" w:author="dazai osamu" w:date="2026-09-29T13:47:00Z" w16du:dateUtc="2026-09-29T10:47:00Z"/>
                <w:lang w:val="en-US"/>
                <w:rPrChange w:id="54" w:author="dazai osamu" w:date="2026-09-29T13:47:00Z" w16du:dateUtc="2026-09-29T10:47:00Z">
                  <w:rPr>
                    <w:ins w:id="55" w:author="dazai osamu" w:date="2026-09-29T13:47:00Z" w16du:dateUtc="2026-09-29T10:47:00Z"/>
                  </w:rPr>
                </w:rPrChange>
              </w:rPr>
            </w:pPr>
            <w:ins w:id="56" w:author="dazai osamu" w:date="2026-09-29T13:47:00Z" w16du:dateUtc="2026-09-29T10:47:00Z">
              <w:r>
                <w:rPr>
                  <w:lang w:val="en-US"/>
                </w:rPr>
                <w:t>B</w:t>
              </w:r>
            </w:ins>
          </w:p>
        </w:tc>
        <w:tc>
          <w:tcPr>
            <w:tcW w:w="2336" w:type="dxa"/>
          </w:tcPr>
          <w:p w14:paraId="36A7F735" w14:textId="257BD795" w:rsidR="00134D95" w:rsidRPr="00134D95" w:rsidRDefault="00134D95" w:rsidP="005E5381">
            <w:pPr>
              <w:pStyle w:val="a3"/>
              <w:rPr>
                <w:ins w:id="57" w:author="dazai osamu" w:date="2026-09-29T13:47:00Z" w16du:dateUtc="2026-09-29T10:47:00Z"/>
                <w:lang w:val="en-US"/>
                <w:rPrChange w:id="58" w:author="dazai osamu" w:date="2026-09-29T13:47:00Z" w16du:dateUtc="2026-09-29T10:47:00Z">
                  <w:rPr>
                    <w:ins w:id="59" w:author="dazai osamu" w:date="2026-09-29T13:47:00Z" w16du:dateUtc="2026-09-29T10:47:00Z"/>
                  </w:rPr>
                </w:rPrChange>
              </w:rPr>
            </w:pPr>
            <w:ins w:id="60" w:author="dazai osamu" w:date="2026-09-29T13:47:00Z" w16du:dateUtc="2026-09-29T10:47:00Z">
              <w:r>
                <w:rPr>
                  <w:lang w:val="en-US"/>
                </w:rPr>
                <w:t>C</w:t>
              </w:r>
            </w:ins>
          </w:p>
        </w:tc>
        <w:tc>
          <w:tcPr>
            <w:tcW w:w="2337" w:type="dxa"/>
          </w:tcPr>
          <w:p w14:paraId="64C36F76" w14:textId="7438D518" w:rsidR="00134D95" w:rsidRPr="00134D95" w:rsidRDefault="00134D95" w:rsidP="005E5381">
            <w:pPr>
              <w:pStyle w:val="a3"/>
              <w:rPr>
                <w:ins w:id="61" w:author="dazai osamu" w:date="2026-09-29T13:47:00Z" w16du:dateUtc="2026-09-29T10:47:00Z"/>
                <w:lang w:val="en-US"/>
                <w:rPrChange w:id="62" w:author="dazai osamu" w:date="2026-09-29T13:47:00Z" w16du:dateUtc="2026-09-29T10:47:00Z">
                  <w:rPr>
                    <w:ins w:id="63" w:author="dazai osamu" w:date="2026-09-29T13:47:00Z" w16du:dateUtc="2026-09-29T10:47:00Z"/>
                  </w:rPr>
                </w:rPrChange>
              </w:rPr>
            </w:pPr>
            <w:ins w:id="64" w:author="dazai osamu" w:date="2026-09-29T13:47:00Z" w16du:dateUtc="2026-09-29T10:47:00Z">
              <w:r>
                <w:rPr>
                  <w:lang w:val="en-US"/>
                </w:rPr>
                <w:t>F</w:t>
              </w:r>
            </w:ins>
          </w:p>
        </w:tc>
      </w:tr>
      <w:tr w:rsidR="00134D95" w14:paraId="77DBF1F1" w14:textId="77777777" w:rsidTr="00134D95">
        <w:trPr>
          <w:ins w:id="65" w:author="dazai osamu" w:date="2026-09-29T13:47:00Z" w16du:dateUtc="2026-09-29T10:47:00Z"/>
        </w:trPr>
        <w:tc>
          <w:tcPr>
            <w:tcW w:w="2336" w:type="dxa"/>
          </w:tcPr>
          <w:p w14:paraId="3A2FA2BD" w14:textId="4A1DD415" w:rsidR="00134D95" w:rsidRPr="00134D95" w:rsidRDefault="00134D95" w:rsidP="005E5381">
            <w:pPr>
              <w:pStyle w:val="a3"/>
              <w:rPr>
                <w:ins w:id="66" w:author="dazai osamu" w:date="2026-09-29T13:47:00Z" w16du:dateUtc="2026-09-29T10:47:00Z"/>
                <w:lang w:val="en-US"/>
                <w:rPrChange w:id="67" w:author="dazai osamu" w:date="2026-09-29T13:47:00Z" w16du:dateUtc="2026-09-29T10:47:00Z">
                  <w:rPr>
                    <w:ins w:id="68" w:author="dazai osamu" w:date="2026-09-29T13:47:00Z" w16du:dateUtc="2026-09-29T10:47:00Z"/>
                  </w:rPr>
                </w:rPrChange>
              </w:rPr>
            </w:pPr>
            <w:ins w:id="69" w:author="dazai osamu" w:date="2026-09-29T13:47:00Z" w16du:dateUtc="2026-09-29T10:47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6" w:type="dxa"/>
          </w:tcPr>
          <w:p w14:paraId="5082FCD5" w14:textId="489643E9" w:rsidR="00134D95" w:rsidRPr="00134D95" w:rsidRDefault="00134D95" w:rsidP="005E5381">
            <w:pPr>
              <w:pStyle w:val="a3"/>
              <w:rPr>
                <w:ins w:id="70" w:author="dazai osamu" w:date="2026-09-29T13:47:00Z" w16du:dateUtc="2026-09-29T10:47:00Z"/>
                <w:lang w:val="en-US"/>
                <w:rPrChange w:id="71" w:author="dazai osamu" w:date="2026-09-29T13:48:00Z" w16du:dateUtc="2026-09-29T10:48:00Z">
                  <w:rPr>
                    <w:ins w:id="72" w:author="dazai osamu" w:date="2026-09-29T13:47:00Z" w16du:dateUtc="2026-09-29T10:47:00Z"/>
                  </w:rPr>
                </w:rPrChange>
              </w:rPr>
            </w:pPr>
            <w:ins w:id="73" w:author="dazai osamu" w:date="2026-09-29T13:48:00Z" w16du:dateUtc="2026-09-29T10:48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6" w:type="dxa"/>
          </w:tcPr>
          <w:p w14:paraId="4C2A5EDB" w14:textId="4BC43654" w:rsidR="00134D95" w:rsidRPr="00134D95" w:rsidRDefault="00134D95" w:rsidP="005E5381">
            <w:pPr>
              <w:pStyle w:val="a3"/>
              <w:rPr>
                <w:ins w:id="74" w:author="dazai osamu" w:date="2026-09-29T13:47:00Z" w16du:dateUtc="2026-09-29T10:47:00Z"/>
                <w:lang w:val="en-US"/>
                <w:rPrChange w:id="75" w:author="dazai osamu" w:date="2026-09-29T13:48:00Z" w16du:dateUtc="2026-09-29T10:48:00Z">
                  <w:rPr>
                    <w:ins w:id="76" w:author="dazai osamu" w:date="2026-09-29T13:47:00Z" w16du:dateUtc="2026-09-29T10:47:00Z"/>
                  </w:rPr>
                </w:rPrChange>
              </w:rPr>
            </w:pPr>
            <w:ins w:id="77" w:author="dazai osamu" w:date="2026-09-29T13:48:00Z" w16du:dateUtc="2026-09-29T10:48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7" w:type="dxa"/>
          </w:tcPr>
          <w:p w14:paraId="1085CB7B" w14:textId="2391B9EE" w:rsidR="00134D95" w:rsidRPr="00A93E85" w:rsidRDefault="00A93E85" w:rsidP="005E5381">
            <w:pPr>
              <w:pStyle w:val="a3"/>
              <w:rPr>
                <w:ins w:id="78" w:author="dazai osamu" w:date="2026-09-29T13:47:00Z" w16du:dateUtc="2026-09-29T10:47:00Z"/>
                <w:lang w:val="en-US"/>
                <w:rPrChange w:id="79" w:author="dazai osamu" w:date="2026-09-29T13:48:00Z" w16du:dateUtc="2026-09-29T10:48:00Z">
                  <w:rPr>
                    <w:ins w:id="80" w:author="dazai osamu" w:date="2026-09-29T13:47:00Z" w16du:dateUtc="2026-09-29T10:47:00Z"/>
                  </w:rPr>
                </w:rPrChange>
              </w:rPr>
            </w:pPr>
            <w:ins w:id="81" w:author="dazai osamu" w:date="2026-09-29T13:48:00Z" w16du:dateUtc="2026-09-29T10:48:00Z">
              <w:r>
                <w:rPr>
                  <w:lang w:val="en-US"/>
                </w:rPr>
                <w:t>1</w:t>
              </w:r>
            </w:ins>
          </w:p>
        </w:tc>
      </w:tr>
      <w:tr w:rsidR="00134D95" w14:paraId="2036AF6A" w14:textId="77777777" w:rsidTr="00134D95">
        <w:trPr>
          <w:ins w:id="82" w:author="dazai osamu" w:date="2026-09-29T13:47:00Z" w16du:dateUtc="2026-09-29T10:47:00Z"/>
        </w:trPr>
        <w:tc>
          <w:tcPr>
            <w:tcW w:w="2336" w:type="dxa"/>
          </w:tcPr>
          <w:p w14:paraId="4BDD9699" w14:textId="41D9D4B1" w:rsidR="00134D95" w:rsidRPr="00A93E85" w:rsidRDefault="00A93E85" w:rsidP="005E5381">
            <w:pPr>
              <w:pStyle w:val="a3"/>
              <w:rPr>
                <w:ins w:id="83" w:author="dazai osamu" w:date="2026-09-29T13:47:00Z" w16du:dateUtc="2026-09-29T10:47:00Z"/>
                <w:lang w:val="en-US"/>
                <w:rPrChange w:id="84" w:author="dazai osamu" w:date="2026-09-29T13:48:00Z" w16du:dateUtc="2026-09-29T10:48:00Z">
                  <w:rPr>
                    <w:ins w:id="85" w:author="dazai osamu" w:date="2026-09-29T13:47:00Z" w16du:dateUtc="2026-09-29T10:47:00Z"/>
                  </w:rPr>
                </w:rPrChange>
              </w:rPr>
            </w:pPr>
            <w:ins w:id="86" w:author="dazai osamu" w:date="2026-09-29T13:48:00Z" w16du:dateUtc="2026-09-29T10:48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6" w:type="dxa"/>
          </w:tcPr>
          <w:p w14:paraId="0EE742BA" w14:textId="5B8BFFB7" w:rsidR="00134D95" w:rsidRPr="00A93E85" w:rsidRDefault="00A93E85" w:rsidP="005E5381">
            <w:pPr>
              <w:pStyle w:val="a3"/>
              <w:rPr>
                <w:ins w:id="87" w:author="dazai osamu" w:date="2026-09-29T13:47:00Z" w16du:dateUtc="2026-09-29T10:47:00Z"/>
                <w:lang w:val="en-US"/>
                <w:rPrChange w:id="88" w:author="dazai osamu" w:date="2026-09-29T13:48:00Z" w16du:dateUtc="2026-09-29T10:48:00Z">
                  <w:rPr>
                    <w:ins w:id="89" w:author="dazai osamu" w:date="2026-09-29T13:47:00Z" w16du:dateUtc="2026-09-29T10:47:00Z"/>
                  </w:rPr>
                </w:rPrChange>
              </w:rPr>
            </w:pPr>
            <w:ins w:id="90" w:author="dazai osamu" w:date="2026-09-29T13:48:00Z" w16du:dateUtc="2026-09-29T10:48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6" w:type="dxa"/>
          </w:tcPr>
          <w:p w14:paraId="58F79690" w14:textId="04018395" w:rsidR="00134D95" w:rsidRPr="00134D95" w:rsidRDefault="00134D95" w:rsidP="005E5381">
            <w:pPr>
              <w:pStyle w:val="a3"/>
              <w:rPr>
                <w:ins w:id="91" w:author="dazai osamu" w:date="2026-09-29T13:47:00Z" w16du:dateUtc="2026-09-29T10:47:00Z"/>
                <w:lang w:val="en-US"/>
                <w:rPrChange w:id="92" w:author="dazai osamu" w:date="2026-09-29T13:48:00Z" w16du:dateUtc="2026-09-29T10:48:00Z">
                  <w:rPr>
                    <w:ins w:id="93" w:author="dazai osamu" w:date="2026-09-29T13:47:00Z" w16du:dateUtc="2026-09-29T10:47:00Z"/>
                  </w:rPr>
                </w:rPrChange>
              </w:rPr>
            </w:pPr>
            <w:ins w:id="94" w:author="dazai osamu" w:date="2026-09-29T13:48:00Z" w16du:dateUtc="2026-09-29T10:48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7" w:type="dxa"/>
          </w:tcPr>
          <w:p w14:paraId="2D57E69C" w14:textId="1804995A" w:rsidR="00134D95" w:rsidRPr="00A93E85" w:rsidRDefault="00A93E85" w:rsidP="005E5381">
            <w:pPr>
              <w:pStyle w:val="a3"/>
              <w:rPr>
                <w:ins w:id="95" w:author="dazai osamu" w:date="2026-09-29T13:47:00Z" w16du:dateUtc="2026-09-29T10:47:00Z"/>
                <w:lang w:val="en-US"/>
                <w:rPrChange w:id="96" w:author="dazai osamu" w:date="2026-09-29T13:49:00Z" w16du:dateUtc="2026-09-29T10:49:00Z">
                  <w:rPr>
                    <w:ins w:id="97" w:author="dazai osamu" w:date="2026-09-29T13:47:00Z" w16du:dateUtc="2026-09-29T10:47:00Z"/>
                  </w:rPr>
                </w:rPrChange>
              </w:rPr>
            </w:pPr>
            <w:ins w:id="98" w:author="dazai osamu" w:date="2026-09-29T13:49:00Z" w16du:dateUtc="2026-09-29T10:49:00Z">
              <w:r>
                <w:rPr>
                  <w:lang w:val="en-US"/>
                </w:rPr>
                <w:t>0</w:t>
              </w:r>
            </w:ins>
          </w:p>
        </w:tc>
      </w:tr>
      <w:tr w:rsidR="00134D95" w14:paraId="161BF047" w14:textId="77777777" w:rsidTr="00134D95">
        <w:trPr>
          <w:ins w:id="99" w:author="dazai osamu" w:date="2026-09-29T13:47:00Z" w16du:dateUtc="2026-09-29T10:47:00Z"/>
        </w:trPr>
        <w:tc>
          <w:tcPr>
            <w:tcW w:w="2336" w:type="dxa"/>
          </w:tcPr>
          <w:p w14:paraId="6CF42695" w14:textId="1F57431A" w:rsidR="00134D95" w:rsidRPr="00A93E85" w:rsidRDefault="00A93E85" w:rsidP="005E5381">
            <w:pPr>
              <w:pStyle w:val="a3"/>
              <w:rPr>
                <w:ins w:id="100" w:author="dazai osamu" w:date="2026-09-29T13:47:00Z" w16du:dateUtc="2026-09-29T10:47:00Z"/>
                <w:lang w:val="en-US"/>
                <w:rPrChange w:id="101" w:author="dazai osamu" w:date="2026-09-29T13:48:00Z" w16du:dateUtc="2026-09-29T10:48:00Z">
                  <w:rPr>
                    <w:ins w:id="102" w:author="dazai osamu" w:date="2026-09-29T13:47:00Z" w16du:dateUtc="2026-09-29T10:47:00Z"/>
                  </w:rPr>
                </w:rPrChange>
              </w:rPr>
            </w:pPr>
            <w:ins w:id="103" w:author="dazai osamu" w:date="2026-09-29T13:48:00Z" w16du:dateUtc="2026-09-29T10:48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6" w:type="dxa"/>
          </w:tcPr>
          <w:p w14:paraId="6D79215B" w14:textId="15ED0D17" w:rsidR="00134D95" w:rsidRPr="00134D95" w:rsidRDefault="00134D95" w:rsidP="005E5381">
            <w:pPr>
              <w:pStyle w:val="a3"/>
              <w:rPr>
                <w:ins w:id="104" w:author="dazai osamu" w:date="2026-09-29T13:47:00Z" w16du:dateUtc="2026-09-29T10:47:00Z"/>
                <w:lang w:val="en-US"/>
                <w:rPrChange w:id="105" w:author="dazai osamu" w:date="2026-09-29T13:48:00Z" w16du:dateUtc="2026-09-29T10:48:00Z">
                  <w:rPr>
                    <w:ins w:id="106" w:author="dazai osamu" w:date="2026-09-29T13:47:00Z" w16du:dateUtc="2026-09-29T10:47:00Z"/>
                  </w:rPr>
                </w:rPrChange>
              </w:rPr>
            </w:pPr>
            <w:ins w:id="107" w:author="dazai osamu" w:date="2026-09-29T13:48:00Z" w16du:dateUtc="2026-09-29T10:48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6" w:type="dxa"/>
          </w:tcPr>
          <w:p w14:paraId="5B018A61" w14:textId="6BBCCE78" w:rsidR="00134D95" w:rsidRPr="00A93E85" w:rsidRDefault="00A93E85" w:rsidP="005E5381">
            <w:pPr>
              <w:pStyle w:val="a3"/>
              <w:rPr>
                <w:ins w:id="108" w:author="dazai osamu" w:date="2026-09-29T13:47:00Z" w16du:dateUtc="2026-09-29T10:47:00Z"/>
                <w:lang w:val="en-US"/>
                <w:rPrChange w:id="109" w:author="dazai osamu" w:date="2026-09-29T13:48:00Z" w16du:dateUtc="2026-09-29T10:48:00Z">
                  <w:rPr>
                    <w:ins w:id="110" w:author="dazai osamu" w:date="2026-09-29T13:47:00Z" w16du:dateUtc="2026-09-29T10:47:00Z"/>
                  </w:rPr>
                </w:rPrChange>
              </w:rPr>
            </w:pPr>
            <w:ins w:id="111" w:author="dazai osamu" w:date="2026-09-29T13:48:00Z" w16du:dateUtc="2026-09-29T10:48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7" w:type="dxa"/>
          </w:tcPr>
          <w:p w14:paraId="6526A1D9" w14:textId="5BA6EC8B" w:rsidR="00134D95" w:rsidRPr="00A93E85" w:rsidRDefault="00A93E85" w:rsidP="005E5381">
            <w:pPr>
              <w:pStyle w:val="a3"/>
              <w:rPr>
                <w:ins w:id="112" w:author="dazai osamu" w:date="2026-09-29T13:47:00Z" w16du:dateUtc="2026-09-29T10:47:00Z"/>
                <w:lang w:val="en-US"/>
                <w:rPrChange w:id="113" w:author="dazai osamu" w:date="2026-09-29T13:49:00Z" w16du:dateUtc="2026-09-29T10:49:00Z">
                  <w:rPr>
                    <w:ins w:id="114" w:author="dazai osamu" w:date="2026-09-29T13:47:00Z" w16du:dateUtc="2026-09-29T10:47:00Z"/>
                  </w:rPr>
                </w:rPrChange>
              </w:rPr>
            </w:pPr>
            <w:ins w:id="115" w:author="dazai osamu" w:date="2026-09-29T13:49:00Z" w16du:dateUtc="2026-09-29T10:49:00Z">
              <w:r>
                <w:rPr>
                  <w:lang w:val="en-US"/>
                </w:rPr>
                <w:t>1</w:t>
              </w:r>
            </w:ins>
          </w:p>
        </w:tc>
      </w:tr>
      <w:tr w:rsidR="00134D95" w14:paraId="0B3D6262" w14:textId="77777777" w:rsidTr="00134D95">
        <w:trPr>
          <w:ins w:id="116" w:author="dazai osamu" w:date="2026-09-29T13:47:00Z" w16du:dateUtc="2026-09-29T10:47:00Z"/>
        </w:trPr>
        <w:tc>
          <w:tcPr>
            <w:tcW w:w="2336" w:type="dxa"/>
          </w:tcPr>
          <w:p w14:paraId="48DDA397" w14:textId="3FC284CB" w:rsidR="00134D95" w:rsidRPr="00A93E85" w:rsidRDefault="00A93E85" w:rsidP="005E5381">
            <w:pPr>
              <w:pStyle w:val="a3"/>
              <w:rPr>
                <w:ins w:id="117" w:author="dazai osamu" w:date="2026-09-29T13:47:00Z" w16du:dateUtc="2026-09-29T10:47:00Z"/>
                <w:lang w:val="en-US"/>
                <w:rPrChange w:id="118" w:author="dazai osamu" w:date="2026-09-29T13:48:00Z" w16du:dateUtc="2026-09-29T10:48:00Z">
                  <w:rPr>
                    <w:ins w:id="119" w:author="dazai osamu" w:date="2026-09-29T13:47:00Z" w16du:dateUtc="2026-09-29T10:47:00Z"/>
                  </w:rPr>
                </w:rPrChange>
              </w:rPr>
            </w:pPr>
            <w:ins w:id="120" w:author="dazai osamu" w:date="2026-09-29T13:48:00Z" w16du:dateUtc="2026-09-29T10:48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6" w:type="dxa"/>
          </w:tcPr>
          <w:p w14:paraId="79D9C2DA" w14:textId="62C112A6" w:rsidR="00134D95" w:rsidRPr="00134D95" w:rsidRDefault="00134D95" w:rsidP="005E5381">
            <w:pPr>
              <w:pStyle w:val="a3"/>
              <w:rPr>
                <w:ins w:id="121" w:author="dazai osamu" w:date="2026-09-29T13:47:00Z" w16du:dateUtc="2026-09-29T10:47:00Z"/>
                <w:lang w:val="en-US"/>
                <w:rPrChange w:id="122" w:author="dazai osamu" w:date="2026-09-29T13:48:00Z" w16du:dateUtc="2026-09-29T10:48:00Z">
                  <w:rPr>
                    <w:ins w:id="123" w:author="dazai osamu" w:date="2026-09-29T13:47:00Z" w16du:dateUtc="2026-09-29T10:47:00Z"/>
                  </w:rPr>
                </w:rPrChange>
              </w:rPr>
            </w:pPr>
            <w:ins w:id="124" w:author="dazai osamu" w:date="2026-09-29T13:48:00Z" w16du:dateUtc="2026-09-29T10:48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6" w:type="dxa"/>
          </w:tcPr>
          <w:p w14:paraId="32150DB9" w14:textId="7A338218" w:rsidR="00134D95" w:rsidRPr="00134D95" w:rsidRDefault="00134D95" w:rsidP="005E5381">
            <w:pPr>
              <w:pStyle w:val="a3"/>
              <w:rPr>
                <w:ins w:id="125" w:author="dazai osamu" w:date="2026-09-29T13:47:00Z" w16du:dateUtc="2026-09-29T10:47:00Z"/>
                <w:lang w:val="en-US"/>
                <w:rPrChange w:id="126" w:author="dazai osamu" w:date="2026-09-29T13:48:00Z" w16du:dateUtc="2026-09-29T10:48:00Z">
                  <w:rPr>
                    <w:ins w:id="127" w:author="dazai osamu" w:date="2026-09-29T13:47:00Z" w16du:dateUtc="2026-09-29T10:47:00Z"/>
                  </w:rPr>
                </w:rPrChange>
              </w:rPr>
            </w:pPr>
            <w:ins w:id="128" w:author="dazai osamu" w:date="2026-09-29T13:48:00Z" w16du:dateUtc="2026-09-29T10:48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7" w:type="dxa"/>
          </w:tcPr>
          <w:p w14:paraId="6CBC34AB" w14:textId="4EAF01BE" w:rsidR="00134D95" w:rsidRPr="00A93E85" w:rsidRDefault="00A93E85" w:rsidP="005E5381">
            <w:pPr>
              <w:pStyle w:val="a3"/>
              <w:rPr>
                <w:ins w:id="129" w:author="dazai osamu" w:date="2026-09-29T13:47:00Z" w16du:dateUtc="2026-09-29T10:47:00Z"/>
                <w:lang w:val="en-US"/>
                <w:rPrChange w:id="130" w:author="dazai osamu" w:date="2026-09-29T13:49:00Z" w16du:dateUtc="2026-09-29T10:49:00Z">
                  <w:rPr>
                    <w:ins w:id="131" w:author="dazai osamu" w:date="2026-09-29T13:47:00Z" w16du:dateUtc="2026-09-29T10:47:00Z"/>
                  </w:rPr>
                </w:rPrChange>
              </w:rPr>
            </w:pPr>
            <w:ins w:id="132" w:author="dazai osamu" w:date="2026-09-29T13:49:00Z" w16du:dateUtc="2026-09-29T10:49:00Z">
              <w:r>
                <w:rPr>
                  <w:lang w:val="en-US"/>
                </w:rPr>
                <w:t>0</w:t>
              </w:r>
            </w:ins>
          </w:p>
        </w:tc>
      </w:tr>
      <w:tr w:rsidR="00134D95" w14:paraId="6633B3F6" w14:textId="77777777" w:rsidTr="00134D95">
        <w:trPr>
          <w:ins w:id="133" w:author="dazai osamu" w:date="2026-09-29T13:47:00Z" w16du:dateUtc="2026-09-29T10:47:00Z"/>
        </w:trPr>
        <w:tc>
          <w:tcPr>
            <w:tcW w:w="2336" w:type="dxa"/>
          </w:tcPr>
          <w:p w14:paraId="4CF4108F" w14:textId="14A580AD" w:rsidR="00134D95" w:rsidRPr="00134D95" w:rsidRDefault="00134D95" w:rsidP="005E5381">
            <w:pPr>
              <w:pStyle w:val="a3"/>
              <w:rPr>
                <w:ins w:id="134" w:author="dazai osamu" w:date="2026-09-29T13:47:00Z" w16du:dateUtc="2026-09-29T10:47:00Z"/>
                <w:lang w:val="en-US"/>
                <w:rPrChange w:id="135" w:author="dazai osamu" w:date="2026-09-29T13:48:00Z" w16du:dateUtc="2026-09-29T10:48:00Z">
                  <w:rPr>
                    <w:ins w:id="136" w:author="dazai osamu" w:date="2026-09-29T13:47:00Z" w16du:dateUtc="2026-09-29T10:47:00Z"/>
                  </w:rPr>
                </w:rPrChange>
              </w:rPr>
            </w:pPr>
            <w:ins w:id="137" w:author="dazai osamu" w:date="2026-09-29T13:48:00Z" w16du:dateUtc="2026-09-29T10:48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6" w:type="dxa"/>
          </w:tcPr>
          <w:p w14:paraId="4A2C1850" w14:textId="4464C287" w:rsidR="00134D95" w:rsidRPr="00A93E85" w:rsidRDefault="00A93E85" w:rsidP="005E5381">
            <w:pPr>
              <w:pStyle w:val="a3"/>
              <w:rPr>
                <w:ins w:id="138" w:author="dazai osamu" w:date="2026-09-29T13:47:00Z" w16du:dateUtc="2026-09-29T10:47:00Z"/>
                <w:lang w:val="en-US"/>
                <w:rPrChange w:id="139" w:author="dazai osamu" w:date="2026-09-29T13:48:00Z" w16du:dateUtc="2026-09-29T10:48:00Z">
                  <w:rPr>
                    <w:ins w:id="140" w:author="dazai osamu" w:date="2026-09-29T13:47:00Z" w16du:dateUtc="2026-09-29T10:47:00Z"/>
                  </w:rPr>
                </w:rPrChange>
              </w:rPr>
            </w:pPr>
            <w:ins w:id="141" w:author="dazai osamu" w:date="2026-09-29T13:48:00Z" w16du:dateUtc="2026-09-29T10:48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6" w:type="dxa"/>
          </w:tcPr>
          <w:p w14:paraId="18AD9127" w14:textId="777251BF" w:rsidR="00134D95" w:rsidRPr="00A93E85" w:rsidRDefault="00A93E85" w:rsidP="005E5381">
            <w:pPr>
              <w:pStyle w:val="a3"/>
              <w:rPr>
                <w:ins w:id="142" w:author="dazai osamu" w:date="2026-09-29T13:47:00Z" w16du:dateUtc="2026-09-29T10:47:00Z"/>
                <w:lang w:val="en-US"/>
                <w:rPrChange w:id="143" w:author="dazai osamu" w:date="2026-09-29T13:48:00Z" w16du:dateUtc="2026-09-29T10:48:00Z">
                  <w:rPr>
                    <w:ins w:id="144" w:author="dazai osamu" w:date="2026-09-29T13:47:00Z" w16du:dateUtc="2026-09-29T10:47:00Z"/>
                  </w:rPr>
                </w:rPrChange>
              </w:rPr>
            </w:pPr>
            <w:ins w:id="145" w:author="dazai osamu" w:date="2026-09-29T13:48:00Z" w16du:dateUtc="2026-09-29T10:48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7" w:type="dxa"/>
          </w:tcPr>
          <w:p w14:paraId="55A641B6" w14:textId="34D99613" w:rsidR="00134D95" w:rsidRPr="00B40C65" w:rsidRDefault="00B40C65" w:rsidP="005E5381">
            <w:pPr>
              <w:pStyle w:val="a3"/>
              <w:rPr>
                <w:ins w:id="146" w:author="dazai osamu" w:date="2026-09-29T13:47:00Z" w16du:dateUtc="2026-09-29T10:47:00Z"/>
                <w:lang w:val="en-US"/>
                <w:rPrChange w:id="147" w:author="dazai osamu" w:date="2026-09-29T13:49:00Z" w16du:dateUtc="2026-09-29T10:49:00Z">
                  <w:rPr>
                    <w:ins w:id="148" w:author="dazai osamu" w:date="2026-09-29T13:47:00Z" w16du:dateUtc="2026-09-29T10:47:00Z"/>
                  </w:rPr>
                </w:rPrChange>
              </w:rPr>
            </w:pPr>
            <w:ins w:id="149" w:author="dazai osamu" w:date="2026-09-29T13:49:00Z" w16du:dateUtc="2026-09-29T10:49:00Z">
              <w:r>
                <w:rPr>
                  <w:lang w:val="en-US"/>
                </w:rPr>
                <w:t>1</w:t>
              </w:r>
            </w:ins>
          </w:p>
        </w:tc>
      </w:tr>
      <w:tr w:rsidR="00134D95" w14:paraId="2D9C7320" w14:textId="77777777" w:rsidTr="00134D95">
        <w:trPr>
          <w:ins w:id="150" w:author="dazai osamu" w:date="2026-09-29T13:47:00Z" w16du:dateUtc="2026-09-29T10:47:00Z"/>
        </w:trPr>
        <w:tc>
          <w:tcPr>
            <w:tcW w:w="2336" w:type="dxa"/>
          </w:tcPr>
          <w:p w14:paraId="688BE431" w14:textId="2A9A605E" w:rsidR="00134D95" w:rsidRPr="00A93E85" w:rsidRDefault="00A93E85" w:rsidP="005E5381">
            <w:pPr>
              <w:pStyle w:val="a3"/>
              <w:rPr>
                <w:ins w:id="151" w:author="dazai osamu" w:date="2026-09-29T13:47:00Z" w16du:dateUtc="2026-09-29T10:47:00Z"/>
                <w:lang w:val="en-US"/>
                <w:rPrChange w:id="152" w:author="dazai osamu" w:date="2026-09-29T13:48:00Z" w16du:dateUtc="2026-09-29T10:48:00Z">
                  <w:rPr>
                    <w:ins w:id="153" w:author="dazai osamu" w:date="2026-09-29T13:47:00Z" w16du:dateUtc="2026-09-29T10:47:00Z"/>
                  </w:rPr>
                </w:rPrChange>
              </w:rPr>
            </w:pPr>
            <w:ins w:id="154" w:author="dazai osamu" w:date="2026-09-29T13:48:00Z" w16du:dateUtc="2026-09-29T10:48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6" w:type="dxa"/>
          </w:tcPr>
          <w:p w14:paraId="59BE275B" w14:textId="5ED6CFD1" w:rsidR="00134D95" w:rsidRPr="00A93E85" w:rsidRDefault="00A93E85" w:rsidP="005E5381">
            <w:pPr>
              <w:pStyle w:val="a3"/>
              <w:rPr>
                <w:ins w:id="155" w:author="dazai osamu" w:date="2026-09-29T13:47:00Z" w16du:dateUtc="2026-09-29T10:47:00Z"/>
                <w:lang w:val="en-US"/>
                <w:rPrChange w:id="156" w:author="dazai osamu" w:date="2026-09-29T13:48:00Z" w16du:dateUtc="2026-09-29T10:48:00Z">
                  <w:rPr>
                    <w:ins w:id="157" w:author="dazai osamu" w:date="2026-09-29T13:47:00Z" w16du:dateUtc="2026-09-29T10:47:00Z"/>
                  </w:rPr>
                </w:rPrChange>
              </w:rPr>
            </w:pPr>
            <w:ins w:id="158" w:author="dazai osamu" w:date="2026-09-29T13:48:00Z" w16du:dateUtc="2026-09-29T10:48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6" w:type="dxa"/>
          </w:tcPr>
          <w:p w14:paraId="6EF8BC0D" w14:textId="157646F2" w:rsidR="00134D95" w:rsidRPr="00A93E85" w:rsidRDefault="00A93E85" w:rsidP="005E5381">
            <w:pPr>
              <w:pStyle w:val="a3"/>
              <w:rPr>
                <w:ins w:id="159" w:author="dazai osamu" w:date="2026-09-29T13:47:00Z" w16du:dateUtc="2026-09-29T10:47:00Z"/>
                <w:lang w:val="en-US"/>
                <w:rPrChange w:id="160" w:author="dazai osamu" w:date="2026-09-29T13:48:00Z" w16du:dateUtc="2026-09-29T10:48:00Z">
                  <w:rPr>
                    <w:ins w:id="161" w:author="dazai osamu" w:date="2026-09-29T13:47:00Z" w16du:dateUtc="2026-09-29T10:47:00Z"/>
                  </w:rPr>
                </w:rPrChange>
              </w:rPr>
            </w:pPr>
            <w:ins w:id="162" w:author="dazai osamu" w:date="2026-09-29T13:48:00Z" w16du:dateUtc="2026-09-29T10:48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7" w:type="dxa"/>
          </w:tcPr>
          <w:p w14:paraId="57533170" w14:textId="43F7D5AC" w:rsidR="00134D95" w:rsidRPr="00B40C65" w:rsidRDefault="00B40C65" w:rsidP="005E5381">
            <w:pPr>
              <w:pStyle w:val="a3"/>
              <w:rPr>
                <w:ins w:id="163" w:author="dazai osamu" w:date="2026-09-29T13:47:00Z" w16du:dateUtc="2026-09-29T10:47:00Z"/>
                <w:lang w:val="en-US"/>
                <w:rPrChange w:id="164" w:author="dazai osamu" w:date="2026-09-29T13:49:00Z" w16du:dateUtc="2026-09-29T10:49:00Z">
                  <w:rPr>
                    <w:ins w:id="165" w:author="dazai osamu" w:date="2026-09-29T13:47:00Z" w16du:dateUtc="2026-09-29T10:47:00Z"/>
                  </w:rPr>
                </w:rPrChange>
              </w:rPr>
            </w:pPr>
            <w:ins w:id="166" w:author="dazai osamu" w:date="2026-09-29T13:49:00Z" w16du:dateUtc="2026-09-29T10:49:00Z">
              <w:r>
                <w:rPr>
                  <w:lang w:val="en-US"/>
                </w:rPr>
                <w:t>0</w:t>
              </w:r>
            </w:ins>
          </w:p>
        </w:tc>
      </w:tr>
      <w:tr w:rsidR="00134D95" w14:paraId="2104E47F" w14:textId="77777777" w:rsidTr="00134D95">
        <w:trPr>
          <w:ins w:id="167" w:author="dazai osamu" w:date="2026-09-29T13:47:00Z" w16du:dateUtc="2026-09-29T10:47:00Z"/>
        </w:trPr>
        <w:tc>
          <w:tcPr>
            <w:tcW w:w="2336" w:type="dxa"/>
          </w:tcPr>
          <w:p w14:paraId="65F95981" w14:textId="534BA674" w:rsidR="00134D95" w:rsidRPr="00A93E85" w:rsidRDefault="00A93E85" w:rsidP="005E5381">
            <w:pPr>
              <w:pStyle w:val="a3"/>
              <w:rPr>
                <w:ins w:id="168" w:author="dazai osamu" w:date="2026-09-29T13:47:00Z" w16du:dateUtc="2026-09-29T10:47:00Z"/>
                <w:lang w:val="en-US"/>
                <w:rPrChange w:id="169" w:author="dazai osamu" w:date="2026-09-29T13:48:00Z" w16du:dateUtc="2026-09-29T10:48:00Z">
                  <w:rPr>
                    <w:ins w:id="170" w:author="dazai osamu" w:date="2026-09-29T13:47:00Z" w16du:dateUtc="2026-09-29T10:47:00Z"/>
                  </w:rPr>
                </w:rPrChange>
              </w:rPr>
            </w:pPr>
            <w:ins w:id="171" w:author="dazai osamu" w:date="2026-09-29T13:48:00Z" w16du:dateUtc="2026-09-29T10:48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6" w:type="dxa"/>
          </w:tcPr>
          <w:p w14:paraId="29EBA3A0" w14:textId="5492D23E" w:rsidR="00134D95" w:rsidRPr="00A93E85" w:rsidRDefault="00A93E85" w:rsidP="005E5381">
            <w:pPr>
              <w:pStyle w:val="a3"/>
              <w:rPr>
                <w:ins w:id="172" w:author="dazai osamu" w:date="2026-09-29T13:47:00Z" w16du:dateUtc="2026-09-29T10:47:00Z"/>
                <w:lang w:val="en-US"/>
                <w:rPrChange w:id="173" w:author="dazai osamu" w:date="2026-09-29T13:48:00Z" w16du:dateUtc="2026-09-29T10:48:00Z">
                  <w:rPr>
                    <w:ins w:id="174" w:author="dazai osamu" w:date="2026-09-29T13:47:00Z" w16du:dateUtc="2026-09-29T10:47:00Z"/>
                  </w:rPr>
                </w:rPrChange>
              </w:rPr>
            </w:pPr>
            <w:ins w:id="175" w:author="dazai osamu" w:date="2026-09-29T13:48:00Z" w16du:dateUtc="2026-09-29T10:48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6" w:type="dxa"/>
          </w:tcPr>
          <w:p w14:paraId="4FF0EAF8" w14:textId="144DDF16" w:rsidR="00134D95" w:rsidRPr="00A93E85" w:rsidRDefault="00A93E85" w:rsidP="005E5381">
            <w:pPr>
              <w:pStyle w:val="a3"/>
              <w:rPr>
                <w:ins w:id="176" w:author="dazai osamu" w:date="2026-09-29T13:47:00Z" w16du:dateUtc="2026-09-29T10:47:00Z"/>
                <w:lang w:val="en-US"/>
                <w:rPrChange w:id="177" w:author="dazai osamu" w:date="2026-09-29T13:48:00Z" w16du:dateUtc="2026-09-29T10:48:00Z">
                  <w:rPr>
                    <w:ins w:id="178" w:author="dazai osamu" w:date="2026-09-29T13:47:00Z" w16du:dateUtc="2026-09-29T10:47:00Z"/>
                  </w:rPr>
                </w:rPrChange>
              </w:rPr>
            </w:pPr>
            <w:ins w:id="179" w:author="dazai osamu" w:date="2026-09-29T13:48:00Z" w16du:dateUtc="2026-09-29T10:48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7" w:type="dxa"/>
          </w:tcPr>
          <w:p w14:paraId="68730E9F" w14:textId="10F9D2C7" w:rsidR="00134D95" w:rsidRPr="00B40C65" w:rsidRDefault="00B40C65" w:rsidP="005E5381">
            <w:pPr>
              <w:pStyle w:val="a3"/>
              <w:rPr>
                <w:ins w:id="180" w:author="dazai osamu" w:date="2026-09-29T13:47:00Z" w16du:dateUtc="2026-09-29T10:47:00Z"/>
                <w:lang w:val="en-US"/>
                <w:rPrChange w:id="181" w:author="dazai osamu" w:date="2026-09-29T13:49:00Z" w16du:dateUtc="2026-09-29T10:49:00Z">
                  <w:rPr>
                    <w:ins w:id="182" w:author="dazai osamu" w:date="2026-09-29T13:47:00Z" w16du:dateUtc="2026-09-29T10:47:00Z"/>
                  </w:rPr>
                </w:rPrChange>
              </w:rPr>
            </w:pPr>
            <w:ins w:id="183" w:author="dazai osamu" w:date="2026-09-29T13:49:00Z" w16du:dateUtc="2026-09-29T10:49:00Z">
              <w:r>
                <w:rPr>
                  <w:lang w:val="en-US"/>
                </w:rPr>
                <w:t>1</w:t>
              </w:r>
            </w:ins>
          </w:p>
        </w:tc>
      </w:tr>
      <w:tr w:rsidR="00134D95" w14:paraId="2272DE81" w14:textId="77777777" w:rsidTr="00134D95">
        <w:trPr>
          <w:ins w:id="184" w:author="dazai osamu" w:date="2026-09-29T13:47:00Z" w16du:dateUtc="2026-09-29T10:47:00Z"/>
        </w:trPr>
        <w:tc>
          <w:tcPr>
            <w:tcW w:w="2336" w:type="dxa"/>
          </w:tcPr>
          <w:p w14:paraId="53BEA3D8" w14:textId="723E4A83" w:rsidR="00134D95" w:rsidRPr="00A93E85" w:rsidRDefault="00A93E85" w:rsidP="005E5381">
            <w:pPr>
              <w:pStyle w:val="a3"/>
              <w:rPr>
                <w:ins w:id="185" w:author="dazai osamu" w:date="2026-09-29T13:47:00Z" w16du:dateUtc="2026-09-29T10:47:00Z"/>
                <w:lang w:val="en-US"/>
                <w:rPrChange w:id="186" w:author="dazai osamu" w:date="2026-09-29T13:48:00Z" w16du:dateUtc="2026-09-29T10:48:00Z">
                  <w:rPr>
                    <w:ins w:id="187" w:author="dazai osamu" w:date="2026-09-29T13:47:00Z" w16du:dateUtc="2026-09-29T10:47:00Z"/>
                  </w:rPr>
                </w:rPrChange>
              </w:rPr>
            </w:pPr>
            <w:ins w:id="188" w:author="dazai osamu" w:date="2026-09-29T13:48:00Z" w16du:dateUtc="2026-09-29T10:48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6" w:type="dxa"/>
          </w:tcPr>
          <w:p w14:paraId="53A068CA" w14:textId="5F9F5FD7" w:rsidR="00134D95" w:rsidRPr="00A93E85" w:rsidRDefault="00A93E85" w:rsidP="005E5381">
            <w:pPr>
              <w:pStyle w:val="a3"/>
              <w:rPr>
                <w:ins w:id="189" w:author="dazai osamu" w:date="2026-09-29T13:47:00Z" w16du:dateUtc="2026-09-29T10:47:00Z"/>
                <w:lang w:val="en-US"/>
                <w:rPrChange w:id="190" w:author="dazai osamu" w:date="2026-09-29T13:48:00Z" w16du:dateUtc="2026-09-29T10:48:00Z">
                  <w:rPr>
                    <w:ins w:id="191" w:author="dazai osamu" w:date="2026-09-29T13:47:00Z" w16du:dateUtc="2026-09-29T10:47:00Z"/>
                  </w:rPr>
                </w:rPrChange>
              </w:rPr>
            </w:pPr>
            <w:ins w:id="192" w:author="dazai osamu" w:date="2026-09-29T13:48:00Z" w16du:dateUtc="2026-09-29T10:48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6" w:type="dxa"/>
          </w:tcPr>
          <w:p w14:paraId="4BE0E69F" w14:textId="0D424316" w:rsidR="00134D95" w:rsidRPr="00A93E85" w:rsidRDefault="00A93E85" w:rsidP="005E5381">
            <w:pPr>
              <w:pStyle w:val="a3"/>
              <w:rPr>
                <w:ins w:id="193" w:author="dazai osamu" w:date="2026-09-29T13:47:00Z" w16du:dateUtc="2026-09-29T10:47:00Z"/>
                <w:lang w:val="en-US"/>
                <w:rPrChange w:id="194" w:author="dazai osamu" w:date="2026-09-29T13:48:00Z" w16du:dateUtc="2026-09-29T10:48:00Z">
                  <w:rPr>
                    <w:ins w:id="195" w:author="dazai osamu" w:date="2026-09-29T13:47:00Z" w16du:dateUtc="2026-09-29T10:47:00Z"/>
                  </w:rPr>
                </w:rPrChange>
              </w:rPr>
            </w:pPr>
            <w:ins w:id="196" w:author="dazai osamu" w:date="2026-09-29T13:48:00Z" w16du:dateUtc="2026-09-29T10:48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7" w:type="dxa"/>
          </w:tcPr>
          <w:p w14:paraId="0DFC486B" w14:textId="1ED45FB6" w:rsidR="00134D95" w:rsidRPr="00B40C65" w:rsidRDefault="00B40C65" w:rsidP="005E5381">
            <w:pPr>
              <w:pStyle w:val="a3"/>
              <w:rPr>
                <w:ins w:id="197" w:author="dazai osamu" w:date="2026-09-29T13:47:00Z" w16du:dateUtc="2026-09-29T10:47:00Z"/>
                <w:lang w:val="en-US"/>
                <w:rPrChange w:id="198" w:author="dazai osamu" w:date="2026-09-29T13:49:00Z" w16du:dateUtc="2026-09-29T10:49:00Z">
                  <w:rPr>
                    <w:ins w:id="199" w:author="dazai osamu" w:date="2026-09-29T13:47:00Z" w16du:dateUtc="2026-09-29T10:47:00Z"/>
                  </w:rPr>
                </w:rPrChange>
              </w:rPr>
            </w:pPr>
            <w:ins w:id="200" w:author="dazai osamu" w:date="2026-09-29T13:49:00Z" w16du:dateUtc="2026-09-29T10:49:00Z">
              <w:r>
                <w:rPr>
                  <w:lang w:val="en-US"/>
                </w:rPr>
                <w:t>1</w:t>
              </w:r>
            </w:ins>
          </w:p>
        </w:tc>
      </w:tr>
    </w:tbl>
    <w:p w14:paraId="1925A4DD" w14:textId="77777777" w:rsidR="00B40C65" w:rsidRDefault="005E5381" w:rsidP="005E5381">
      <w:pPr>
        <w:pStyle w:val="a3"/>
        <w:rPr>
          <w:ins w:id="201" w:author="dazai osamu" w:date="2026-09-29T13:50:00Z" w16du:dateUtc="2026-09-29T10:50:00Z"/>
        </w:rPr>
      </w:pPr>
      <w:r>
        <w:lastRenderedPageBreak/>
        <w:br/>
      </w:r>
      <w:r>
        <w:br/>
        <w:t>Б4. Запишите логическую функцию, которую реализует схема: два входа A и B подаются на элемент И, результат — на элемент НЕ.</w:t>
      </w:r>
      <w:ins w:id="202" w:author="dazai osamu" w:date="2026-09-29T13:49:00Z" w16du:dateUtc="2026-09-29T10:49:00Z">
        <w:r w:rsidR="00B40C65" w:rsidRPr="00B40C65">
          <w:rPr>
            <w:rPrChange w:id="203" w:author="dazai osamu" w:date="2026-09-29T13:49:00Z" w16du:dateUtc="2026-09-29T10:49:00Z">
              <w:rPr>
                <w:lang w:val="en-US"/>
              </w:rPr>
            </w:rPrChange>
          </w:rPr>
          <w:t xml:space="preserve"> </w:t>
        </w:r>
      </w:ins>
      <w:ins w:id="204" w:author="dazai osamu" w:date="2026-09-29T13:50:00Z" w16du:dateUtc="2026-09-29T10:50:00Z">
        <w:r w:rsidR="00B40C65">
          <w:t xml:space="preserve"> </w:t>
        </w:r>
      </w:ins>
      <w:ins w:id="205" w:author="dazai osamu" w:date="2026-09-29T13:49:00Z" w16du:dateUtc="2026-09-29T10:49:00Z">
        <w:r w:rsidR="00B40C65">
          <w:rPr>
            <w:lang w:val="en-US"/>
          </w:rPr>
          <w:t>F =</w:t>
        </w:r>
      </w:ins>
      <w:ins w:id="206" w:author="dazai osamu" w:date="2026-09-29T13:50:00Z" w16du:dateUtc="2026-09-29T10:50:00Z">
        <w:r w:rsidR="00B40C65">
          <w:t xml:space="preserve"> НЕ</w:t>
        </w:r>
      </w:ins>
      <w:ins w:id="207" w:author="dazai osamu" w:date="2026-09-29T13:49:00Z" w16du:dateUtc="2026-09-29T10:49:00Z">
        <w:r w:rsidR="00B40C65">
          <w:rPr>
            <w:lang w:val="en-US"/>
          </w:rPr>
          <w:t>(</w:t>
        </w:r>
        <w:r w:rsidR="00B40C65">
          <w:t>А и В</w:t>
        </w:r>
        <w:r w:rsidR="00B40C65">
          <w:rPr>
            <w:lang w:val="en-US"/>
          </w:rPr>
          <w:t>)</w:t>
        </w:r>
      </w:ins>
      <w:r>
        <w:br/>
      </w:r>
      <w:r>
        <w:br/>
        <w:t>Б5. Составьте таблицу сложения одноразрядных двоичных чисел (таблицу истинности полусумматора) и укажите логические выражения для S и P.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329D3" w14:paraId="5CB116E3" w14:textId="77777777" w:rsidTr="001329D3">
        <w:trPr>
          <w:ins w:id="208" w:author="dazai osamu" w:date="2026-09-29T13:50:00Z" w16du:dateUtc="2026-09-29T10:50:00Z"/>
        </w:trPr>
        <w:tc>
          <w:tcPr>
            <w:tcW w:w="2336" w:type="dxa"/>
          </w:tcPr>
          <w:p w14:paraId="4DE64837" w14:textId="45E7C413" w:rsidR="001329D3" w:rsidRPr="001329D3" w:rsidRDefault="001329D3" w:rsidP="005E5381">
            <w:pPr>
              <w:pStyle w:val="a3"/>
              <w:rPr>
                <w:ins w:id="209" w:author="dazai osamu" w:date="2026-09-29T13:50:00Z" w16du:dateUtc="2026-09-29T10:50:00Z"/>
                <w:lang w:val="en-US"/>
                <w:rPrChange w:id="210" w:author="dazai osamu" w:date="2026-09-29T13:50:00Z" w16du:dateUtc="2026-09-29T10:50:00Z">
                  <w:rPr>
                    <w:ins w:id="211" w:author="dazai osamu" w:date="2026-09-29T13:50:00Z" w16du:dateUtc="2026-09-29T10:50:00Z"/>
                  </w:rPr>
                </w:rPrChange>
              </w:rPr>
            </w:pPr>
            <w:ins w:id="212" w:author="dazai osamu" w:date="2026-09-29T13:50:00Z" w16du:dateUtc="2026-09-29T10:50:00Z">
              <w:r>
                <w:rPr>
                  <w:lang w:val="en-US"/>
                </w:rPr>
                <w:t>A</w:t>
              </w:r>
            </w:ins>
          </w:p>
        </w:tc>
        <w:tc>
          <w:tcPr>
            <w:tcW w:w="2336" w:type="dxa"/>
          </w:tcPr>
          <w:p w14:paraId="166D4A3D" w14:textId="6AECBE0D" w:rsidR="001329D3" w:rsidRPr="001329D3" w:rsidRDefault="001329D3" w:rsidP="005E5381">
            <w:pPr>
              <w:pStyle w:val="a3"/>
              <w:rPr>
                <w:ins w:id="213" w:author="dazai osamu" w:date="2026-09-29T13:50:00Z" w16du:dateUtc="2026-09-29T10:50:00Z"/>
                <w:lang w:val="en-US"/>
                <w:rPrChange w:id="214" w:author="dazai osamu" w:date="2026-09-29T13:50:00Z" w16du:dateUtc="2026-09-29T10:50:00Z">
                  <w:rPr>
                    <w:ins w:id="215" w:author="dazai osamu" w:date="2026-09-29T13:50:00Z" w16du:dateUtc="2026-09-29T10:50:00Z"/>
                  </w:rPr>
                </w:rPrChange>
              </w:rPr>
            </w:pPr>
            <w:ins w:id="216" w:author="dazai osamu" w:date="2026-09-29T13:50:00Z" w16du:dateUtc="2026-09-29T10:50:00Z">
              <w:r>
                <w:rPr>
                  <w:lang w:val="en-US"/>
                </w:rPr>
                <w:t>B</w:t>
              </w:r>
            </w:ins>
          </w:p>
        </w:tc>
        <w:tc>
          <w:tcPr>
            <w:tcW w:w="2336" w:type="dxa"/>
          </w:tcPr>
          <w:p w14:paraId="79C5BAFB" w14:textId="22A7C42C" w:rsidR="001329D3" w:rsidRPr="001329D3" w:rsidRDefault="001329D3" w:rsidP="005E5381">
            <w:pPr>
              <w:pStyle w:val="a3"/>
              <w:rPr>
                <w:ins w:id="217" w:author="dazai osamu" w:date="2026-09-29T13:50:00Z" w16du:dateUtc="2026-09-29T10:50:00Z"/>
                <w:lang w:val="en-US"/>
                <w:rPrChange w:id="218" w:author="dazai osamu" w:date="2026-09-29T13:50:00Z" w16du:dateUtc="2026-09-29T10:50:00Z">
                  <w:rPr>
                    <w:ins w:id="219" w:author="dazai osamu" w:date="2026-09-29T13:50:00Z" w16du:dateUtc="2026-09-29T10:50:00Z"/>
                  </w:rPr>
                </w:rPrChange>
              </w:rPr>
            </w:pPr>
            <w:ins w:id="220" w:author="dazai osamu" w:date="2026-09-29T13:50:00Z" w16du:dateUtc="2026-09-29T10:50:00Z">
              <w:r>
                <w:rPr>
                  <w:lang w:val="en-US"/>
                </w:rPr>
                <w:t>S</w:t>
              </w:r>
            </w:ins>
          </w:p>
        </w:tc>
        <w:tc>
          <w:tcPr>
            <w:tcW w:w="2337" w:type="dxa"/>
          </w:tcPr>
          <w:p w14:paraId="31A3318F" w14:textId="16418236" w:rsidR="001329D3" w:rsidRPr="001329D3" w:rsidRDefault="001329D3" w:rsidP="005E5381">
            <w:pPr>
              <w:pStyle w:val="a3"/>
              <w:rPr>
                <w:ins w:id="221" w:author="dazai osamu" w:date="2026-09-29T13:50:00Z" w16du:dateUtc="2026-09-29T10:50:00Z"/>
                <w:lang w:val="en-US"/>
                <w:rPrChange w:id="222" w:author="dazai osamu" w:date="2026-09-29T13:50:00Z" w16du:dateUtc="2026-09-29T10:50:00Z">
                  <w:rPr>
                    <w:ins w:id="223" w:author="dazai osamu" w:date="2026-09-29T13:50:00Z" w16du:dateUtc="2026-09-29T10:50:00Z"/>
                  </w:rPr>
                </w:rPrChange>
              </w:rPr>
            </w:pPr>
            <w:ins w:id="224" w:author="dazai osamu" w:date="2026-09-29T13:50:00Z" w16du:dateUtc="2026-09-29T10:50:00Z">
              <w:r>
                <w:rPr>
                  <w:lang w:val="en-US"/>
                </w:rPr>
                <w:t>P</w:t>
              </w:r>
            </w:ins>
          </w:p>
        </w:tc>
      </w:tr>
      <w:tr w:rsidR="001329D3" w14:paraId="0F0BDD79" w14:textId="77777777" w:rsidTr="001329D3">
        <w:trPr>
          <w:ins w:id="225" w:author="dazai osamu" w:date="2026-09-29T13:50:00Z" w16du:dateUtc="2026-09-29T10:50:00Z"/>
        </w:trPr>
        <w:tc>
          <w:tcPr>
            <w:tcW w:w="2336" w:type="dxa"/>
          </w:tcPr>
          <w:p w14:paraId="10C7D770" w14:textId="1E1B3D06" w:rsidR="001329D3" w:rsidRPr="001329D3" w:rsidRDefault="001329D3" w:rsidP="005E5381">
            <w:pPr>
              <w:pStyle w:val="a3"/>
              <w:rPr>
                <w:ins w:id="226" w:author="dazai osamu" w:date="2026-09-29T13:50:00Z" w16du:dateUtc="2026-09-29T10:50:00Z"/>
                <w:lang w:val="en-US"/>
                <w:rPrChange w:id="227" w:author="dazai osamu" w:date="2026-09-29T13:51:00Z" w16du:dateUtc="2026-09-29T10:51:00Z">
                  <w:rPr>
                    <w:ins w:id="228" w:author="dazai osamu" w:date="2026-09-29T13:50:00Z" w16du:dateUtc="2026-09-29T10:50:00Z"/>
                  </w:rPr>
                </w:rPrChange>
              </w:rPr>
            </w:pPr>
            <w:ins w:id="229" w:author="dazai osamu" w:date="2026-09-29T13:51:00Z" w16du:dateUtc="2026-09-29T10:51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6" w:type="dxa"/>
          </w:tcPr>
          <w:p w14:paraId="5DA0966A" w14:textId="7EA619AE" w:rsidR="001329D3" w:rsidRPr="001329D3" w:rsidRDefault="001329D3" w:rsidP="005E5381">
            <w:pPr>
              <w:pStyle w:val="a3"/>
              <w:rPr>
                <w:ins w:id="230" w:author="dazai osamu" w:date="2026-09-29T13:50:00Z" w16du:dateUtc="2026-09-29T10:50:00Z"/>
                <w:lang w:val="en-US"/>
                <w:rPrChange w:id="231" w:author="dazai osamu" w:date="2026-09-29T13:50:00Z" w16du:dateUtc="2026-09-29T10:50:00Z">
                  <w:rPr>
                    <w:ins w:id="232" w:author="dazai osamu" w:date="2026-09-29T13:50:00Z" w16du:dateUtc="2026-09-29T10:50:00Z"/>
                  </w:rPr>
                </w:rPrChange>
              </w:rPr>
            </w:pPr>
            <w:ins w:id="233" w:author="dazai osamu" w:date="2026-09-29T13:50:00Z" w16du:dateUtc="2026-09-29T10:50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6" w:type="dxa"/>
          </w:tcPr>
          <w:p w14:paraId="74B73938" w14:textId="1AC37CA4" w:rsidR="001329D3" w:rsidRPr="001329D3" w:rsidRDefault="001329D3" w:rsidP="005E5381">
            <w:pPr>
              <w:pStyle w:val="a3"/>
              <w:rPr>
                <w:ins w:id="234" w:author="dazai osamu" w:date="2026-09-29T13:50:00Z" w16du:dateUtc="2026-09-29T10:50:00Z"/>
                <w:lang w:val="en-US"/>
                <w:rPrChange w:id="235" w:author="dazai osamu" w:date="2026-09-29T13:50:00Z" w16du:dateUtc="2026-09-29T10:50:00Z">
                  <w:rPr>
                    <w:ins w:id="236" w:author="dazai osamu" w:date="2026-09-29T13:50:00Z" w16du:dateUtc="2026-09-29T10:50:00Z"/>
                  </w:rPr>
                </w:rPrChange>
              </w:rPr>
            </w:pPr>
            <w:ins w:id="237" w:author="dazai osamu" w:date="2026-09-29T13:50:00Z" w16du:dateUtc="2026-09-29T10:50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7" w:type="dxa"/>
          </w:tcPr>
          <w:p w14:paraId="341B1BF2" w14:textId="4776CBA9" w:rsidR="001329D3" w:rsidRPr="001329D3" w:rsidRDefault="001329D3" w:rsidP="005E5381">
            <w:pPr>
              <w:pStyle w:val="a3"/>
              <w:rPr>
                <w:ins w:id="238" w:author="dazai osamu" w:date="2026-09-29T13:50:00Z" w16du:dateUtc="2026-09-29T10:50:00Z"/>
                <w:lang w:val="en-US"/>
                <w:rPrChange w:id="239" w:author="dazai osamu" w:date="2026-09-29T13:50:00Z" w16du:dateUtc="2026-09-29T10:50:00Z">
                  <w:rPr>
                    <w:ins w:id="240" w:author="dazai osamu" w:date="2026-09-29T13:50:00Z" w16du:dateUtc="2026-09-29T10:50:00Z"/>
                  </w:rPr>
                </w:rPrChange>
              </w:rPr>
            </w:pPr>
            <w:ins w:id="241" w:author="dazai osamu" w:date="2026-09-29T13:50:00Z" w16du:dateUtc="2026-09-29T10:50:00Z">
              <w:r>
                <w:rPr>
                  <w:lang w:val="en-US"/>
                </w:rPr>
                <w:t>0</w:t>
              </w:r>
            </w:ins>
          </w:p>
        </w:tc>
      </w:tr>
      <w:tr w:rsidR="001329D3" w14:paraId="47F48EC4" w14:textId="77777777" w:rsidTr="001329D3">
        <w:trPr>
          <w:ins w:id="242" w:author="dazai osamu" w:date="2026-09-29T13:50:00Z" w16du:dateUtc="2026-09-29T10:50:00Z"/>
        </w:trPr>
        <w:tc>
          <w:tcPr>
            <w:tcW w:w="2336" w:type="dxa"/>
          </w:tcPr>
          <w:p w14:paraId="553C142B" w14:textId="28D2FEC8" w:rsidR="001329D3" w:rsidRPr="001329D3" w:rsidRDefault="001329D3" w:rsidP="005E5381">
            <w:pPr>
              <w:pStyle w:val="a3"/>
              <w:rPr>
                <w:ins w:id="243" w:author="dazai osamu" w:date="2026-09-29T13:50:00Z" w16du:dateUtc="2026-09-29T10:50:00Z"/>
                <w:lang w:val="en-US"/>
                <w:rPrChange w:id="244" w:author="dazai osamu" w:date="2026-09-29T13:51:00Z" w16du:dateUtc="2026-09-29T10:51:00Z">
                  <w:rPr>
                    <w:ins w:id="245" w:author="dazai osamu" w:date="2026-09-29T13:50:00Z" w16du:dateUtc="2026-09-29T10:50:00Z"/>
                  </w:rPr>
                </w:rPrChange>
              </w:rPr>
            </w:pPr>
            <w:ins w:id="246" w:author="dazai osamu" w:date="2026-09-29T13:51:00Z" w16du:dateUtc="2026-09-29T10:51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6" w:type="dxa"/>
          </w:tcPr>
          <w:p w14:paraId="7CDE8BB6" w14:textId="3ADF482E" w:rsidR="001329D3" w:rsidRPr="001329D3" w:rsidRDefault="001329D3" w:rsidP="005E5381">
            <w:pPr>
              <w:pStyle w:val="a3"/>
              <w:rPr>
                <w:ins w:id="247" w:author="dazai osamu" w:date="2026-09-29T13:50:00Z" w16du:dateUtc="2026-09-29T10:50:00Z"/>
                <w:lang w:val="en-US"/>
                <w:rPrChange w:id="248" w:author="dazai osamu" w:date="2026-09-29T13:51:00Z" w16du:dateUtc="2026-09-29T10:51:00Z">
                  <w:rPr>
                    <w:ins w:id="249" w:author="dazai osamu" w:date="2026-09-29T13:50:00Z" w16du:dateUtc="2026-09-29T10:50:00Z"/>
                  </w:rPr>
                </w:rPrChange>
              </w:rPr>
            </w:pPr>
            <w:ins w:id="250" w:author="dazai osamu" w:date="2026-09-29T13:51:00Z" w16du:dateUtc="2026-09-29T10:51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6" w:type="dxa"/>
          </w:tcPr>
          <w:p w14:paraId="00A2BA02" w14:textId="707C8E61" w:rsidR="001329D3" w:rsidRPr="001329D3" w:rsidRDefault="001329D3" w:rsidP="005E5381">
            <w:pPr>
              <w:pStyle w:val="a3"/>
              <w:rPr>
                <w:ins w:id="251" w:author="dazai osamu" w:date="2026-09-29T13:50:00Z" w16du:dateUtc="2026-09-29T10:50:00Z"/>
                <w:lang w:val="en-US"/>
                <w:rPrChange w:id="252" w:author="dazai osamu" w:date="2026-09-29T13:51:00Z" w16du:dateUtc="2026-09-29T10:51:00Z">
                  <w:rPr>
                    <w:ins w:id="253" w:author="dazai osamu" w:date="2026-09-29T13:50:00Z" w16du:dateUtc="2026-09-29T10:50:00Z"/>
                  </w:rPr>
                </w:rPrChange>
              </w:rPr>
            </w:pPr>
            <w:ins w:id="254" w:author="dazai osamu" w:date="2026-09-29T13:51:00Z" w16du:dateUtc="2026-09-29T10:51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7" w:type="dxa"/>
          </w:tcPr>
          <w:p w14:paraId="7DC69FFC" w14:textId="443E3321" w:rsidR="001329D3" w:rsidRPr="001329D3" w:rsidRDefault="001329D3" w:rsidP="005E5381">
            <w:pPr>
              <w:pStyle w:val="a3"/>
              <w:rPr>
                <w:ins w:id="255" w:author="dazai osamu" w:date="2026-09-29T13:50:00Z" w16du:dateUtc="2026-09-29T10:50:00Z"/>
                <w:lang w:val="en-US"/>
                <w:rPrChange w:id="256" w:author="dazai osamu" w:date="2026-09-29T13:51:00Z" w16du:dateUtc="2026-09-29T10:51:00Z">
                  <w:rPr>
                    <w:ins w:id="257" w:author="dazai osamu" w:date="2026-09-29T13:50:00Z" w16du:dateUtc="2026-09-29T10:50:00Z"/>
                  </w:rPr>
                </w:rPrChange>
              </w:rPr>
            </w:pPr>
            <w:ins w:id="258" w:author="dazai osamu" w:date="2026-09-29T13:51:00Z" w16du:dateUtc="2026-09-29T10:51:00Z">
              <w:r>
                <w:rPr>
                  <w:lang w:val="en-US"/>
                </w:rPr>
                <w:t>0</w:t>
              </w:r>
            </w:ins>
          </w:p>
        </w:tc>
      </w:tr>
      <w:tr w:rsidR="001329D3" w14:paraId="23B13A92" w14:textId="77777777" w:rsidTr="001329D3">
        <w:trPr>
          <w:ins w:id="259" w:author="dazai osamu" w:date="2026-09-29T13:50:00Z" w16du:dateUtc="2026-09-29T10:50:00Z"/>
        </w:trPr>
        <w:tc>
          <w:tcPr>
            <w:tcW w:w="2336" w:type="dxa"/>
          </w:tcPr>
          <w:p w14:paraId="0C15E320" w14:textId="14D064C5" w:rsidR="001329D3" w:rsidRPr="001329D3" w:rsidRDefault="001329D3" w:rsidP="005E5381">
            <w:pPr>
              <w:pStyle w:val="a3"/>
              <w:rPr>
                <w:ins w:id="260" w:author="dazai osamu" w:date="2026-09-29T13:50:00Z" w16du:dateUtc="2026-09-29T10:50:00Z"/>
                <w:lang w:val="en-US"/>
                <w:rPrChange w:id="261" w:author="dazai osamu" w:date="2026-09-29T13:51:00Z" w16du:dateUtc="2026-09-29T10:51:00Z">
                  <w:rPr>
                    <w:ins w:id="262" w:author="dazai osamu" w:date="2026-09-29T13:50:00Z" w16du:dateUtc="2026-09-29T10:50:00Z"/>
                  </w:rPr>
                </w:rPrChange>
              </w:rPr>
            </w:pPr>
            <w:ins w:id="263" w:author="dazai osamu" w:date="2026-09-29T13:51:00Z" w16du:dateUtc="2026-09-29T10:51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6" w:type="dxa"/>
          </w:tcPr>
          <w:p w14:paraId="3EB70802" w14:textId="08D8820A" w:rsidR="001329D3" w:rsidRPr="001329D3" w:rsidRDefault="001329D3" w:rsidP="005E5381">
            <w:pPr>
              <w:pStyle w:val="a3"/>
              <w:rPr>
                <w:ins w:id="264" w:author="dazai osamu" w:date="2026-09-29T13:50:00Z" w16du:dateUtc="2026-09-29T10:50:00Z"/>
                <w:lang w:val="en-US"/>
                <w:rPrChange w:id="265" w:author="dazai osamu" w:date="2026-09-29T13:51:00Z" w16du:dateUtc="2026-09-29T10:51:00Z">
                  <w:rPr>
                    <w:ins w:id="266" w:author="dazai osamu" w:date="2026-09-29T13:50:00Z" w16du:dateUtc="2026-09-29T10:50:00Z"/>
                  </w:rPr>
                </w:rPrChange>
              </w:rPr>
            </w:pPr>
            <w:ins w:id="267" w:author="dazai osamu" w:date="2026-09-29T13:51:00Z" w16du:dateUtc="2026-09-29T10:51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6" w:type="dxa"/>
          </w:tcPr>
          <w:p w14:paraId="0EBB1636" w14:textId="7E38C044" w:rsidR="001329D3" w:rsidRPr="001329D3" w:rsidRDefault="001329D3" w:rsidP="005E5381">
            <w:pPr>
              <w:pStyle w:val="a3"/>
              <w:rPr>
                <w:ins w:id="268" w:author="dazai osamu" w:date="2026-09-29T13:50:00Z" w16du:dateUtc="2026-09-29T10:50:00Z"/>
                <w:lang w:val="en-US"/>
                <w:rPrChange w:id="269" w:author="dazai osamu" w:date="2026-09-29T13:51:00Z" w16du:dateUtc="2026-09-29T10:51:00Z">
                  <w:rPr>
                    <w:ins w:id="270" w:author="dazai osamu" w:date="2026-09-29T13:50:00Z" w16du:dateUtc="2026-09-29T10:50:00Z"/>
                  </w:rPr>
                </w:rPrChange>
              </w:rPr>
            </w:pPr>
            <w:ins w:id="271" w:author="dazai osamu" w:date="2026-09-29T13:51:00Z" w16du:dateUtc="2026-09-29T10:51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7" w:type="dxa"/>
          </w:tcPr>
          <w:p w14:paraId="3A4FD528" w14:textId="44B55F9D" w:rsidR="001329D3" w:rsidRPr="001329D3" w:rsidRDefault="001329D3" w:rsidP="005E5381">
            <w:pPr>
              <w:pStyle w:val="a3"/>
              <w:rPr>
                <w:ins w:id="272" w:author="dazai osamu" w:date="2026-09-29T13:50:00Z" w16du:dateUtc="2026-09-29T10:50:00Z"/>
                <w:lang w:val="en-US"/>
                <w:rPrChange w:id="273" w:author="dazai osamu" w:date="2026-09-29T13:51:00Z" w16du:dateUtc="2026-09-29T10:51:00Z">
                  <w:rPr>
                    <w:ins w:id="274" w:author="dazai osamu" w:date="2026-09-29T13:50:00Z" w16du:dateUtc="2026-09-29T10:50:00Z"/>
                  </w:rPr>
                </w:rPrChange>
              </w:rPr>
            </w:pPr>
            <w:ins w:id="275" w:author="dazai osamu" w:date="2026-09-29T13:51:00Z" w16du:dateUtc="2026-09-29T10:51:00Z">
              <w:r>
                <w:rPr>
                  <w:lang w:val="en-US"/>
                </w:rPr>
                <w:t>0</w:t>
              </w:r>
            </w:ins>
          </w:p>
        </w:tc>
      </w:tr>
      <w:tr w:rsidR="001329D3" w14:paraId="32860488" w14:textId="77777777" w:rsidTr="001329D3">
        <w:trPr>
          <w:ins w:id="276" w:author="dazai osamu" w:date="2026-09-29T13:50:00Z" w16du:dateUtc="2026-09-29T10:50:00Z"/>
        </w:trPr>
        <w:tc>
          <w:tcPr>
            <w:tcW w:w="2336" w:type="dxa"/>
          </w:tcPr>
          <w:p w14:paraId="6120C11D" w14:textId="06607AFD" w:rsidR="001329D3" w:rsidRPr="001329D3" w:rsidRDefault="001329D3" w:rsidP="005E5381">
            <w:pPr>
              <w:pStyle w:val="a3"/>
              <w:rPr>
                <w:ins w:id="277" w:author="dazai osamu" w:date="2026-09-29T13:50:00Z" w16du:dateUtc="2026-09-29T10:50:00Z"/>
                <w:lang w:val="en-US"/>
                <w:rPrChange w:id="278" w:author="dazai osamu" w:date="2026-09-29T13:51:00Z" w16du:dateUtc="2026-09-29T10:51:00Z">
                  <w:rPr>
                    <w:ins w:id="279" w:author="dazai osamu" w:date="2026-09-29T13:50:00Z" w16du:dateUtc="2026-09-29T10:50:00Z"/>
                  </w:rPr>
                </w:rPrChange>
              </w:rPr>
            </w:pPr>
            <w:ins w:id="280" w:author="dazai osamu" w:date="2026-09-29T13:51:00Z" w16du:dateUtc="2026-09-29T10:51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6" w:type="dxa"/>
          </w:tcPr>
          <w:p w14:paraId="409D59B7" w14:textId="3F8A90B1" w:rsidR="001329D3" w:rsidRPr="001329D3" w:rsidRDefault="001329D3" w:rsidP="005E5381">
            <w:pPr>
              <w:pStyle w:val="a3"/>
              <w:rPr>
                <w:ins w:id="281" w:author="dazai osamu" w:date="2026-09-29T13:50:00Z" w16du:dateUtc="2026-09-29T10:50:00Z"/>
                <w:lang w:val="en-US"/>
                <w:rPrChange w:id="282" w:author="dazai osamu" w:date="2026-09-29T13:51:00Z" w16du:dateUtc="2026-09-29T10:51:00Z">
                  <w:rPr>
                    <w:ins w:id="283" w:author="dazai osamu" w:date="2026-09-29T13:50:00Z" w16du:dateUtc="2026-09-29T10:50:00Z"/>
                  </w:rPr>
                </w:rPrChange>
              </w:rPr>
            </w:pPr>
            <w:ins w:id="284" w:author="dazai osamu" w:date="2026-09-29T13:51:00Z" w16du:dateUtc="2026-09-29T10:51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6" w:type="dxa"/>
          </w:tcPr>
          <w:p w14:paraId="6F8795B3" w14:textId="1C468122" w:rsidR="001329D3" w:rsidRPr="001329D3" w:rsidRDefault="001329D3" w:rsidP="005E5381">
            <w:pPr>
              <w:pStyle w:val="a3"/>
              <w:rPr>
                <w:ins w:id="285" w:author="dazai osamu" w:date="2026-09-29T13:50:00Z" w16du:dateUtc="2026-09-29T10:50:00Z"/>
                <w:lang w:val="en-US"/>
                <w:rPrChange w:id="286" w:author="dazai osamu" w:date="2026-09-29T13:51:00Z" w16du:dateUtc="2026-09-29T10:51:00Z">
                  <w:rPr>
                    <w:ins w:id="287" w:author="dazai osamu" w:date="2026-09-29T13:50:00Z" w16du:dateUtc="2026-09-29T10:50:00Z"/>
                  </w:rPr>
                </w:rPrChange>
              </w:rPr>
            </w:pPr>
            <w:ins w:id="288" w:author="dazai osamu" w:date="2026-09-29T13:51:00Z" w16du:dateUtc="2026-09-29T10:51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7" w:type="dxa"/>
          </w:tcPr>
          <w:p w14:paraId="3F86D429" w14:textId="5A2F9254" w:rsidR="001329D3" w:rsidRPr="001329D3" w:rsidRDefault="001329D3" w:rsidP="005E5381">
            <w:pPr>
              <w:pStyle w:val="a3"/>
              <w:rPr>
                <w:ins w:id="289" w:author="dazai osamu" w:date="2026-09-29T13:50:00Z" w16du:dateUtc="2026-09-29T10:50:00Z"/>
                <w:lang w:val="en-US"/>
                <w:rPrChange w:id="290" w:author="dazai osamu" w:date="2026-09-29T13:51:00Z" w16du:dateUtc="2026-09-29T10:51:00Z">
                  <w:rPr>
                    <w:ins w:id="291" w:author="dazai osamu" w:date="2026-09-29T13:50:00Z" w16du:dateUtc="2026-09-29T10:50:00Z"/>
                  </w:rPr>
                </w:rPrChange>
              </w:rPr>
            </w:pPr>
            <w:ins w:id="292" w:author="dazai osamu" w:date="2026-09-29T13:51:00Z" w16du:dateUtc="2026-09-29T10:51:00Z">
              <w:r>
                <w:rPr>
                  <w:lang w:val="en-US"/>
                </w:rPr>
                <w:t>1</w:t>
              </w:r>
            </w:ins>
          </w:p>
        </w:tc>
      </w:tr>
    </w:tbl>
    <w:p w14:paraId="1DA2166A" w14:textId="7E744B2A" w:rsidR="001329D3" w:rsidRDefault="001329D3" w:rsidP="005E5381">
      <w:pPr>
        <w:pStyle w:val="a3"/>
        <w:rPr>
          <w:ins w:id="293" w:author="dazai osamu" w:date="2026-09-29T13:51:00Z" w16du:dateUtc="2026-09-29T10:51:00Z"/>
          <w:lang w:val="en-US"/>
        </w:rPr>
      </w:pPr>
      <w:ins w:id="294" w:author="dazai osamu" w:date="2026-09-29T13:51:00Z" w16du:dateUtc="2026-09-29T10:51:00Z">
        <w:r>
          <w:rPr>
            <w:lang w:val="en-US"/>
          </w:rPr>
          <w:t>S</w:t>
        </w:r>
        <w:r w:rsidRPr="001329D3">
          <w:rPr>
            <w:rPrChange w:id="295" w:author="dazai osamu" w:date="2026-09-29T13:51:00Z" w16du:dateUtc="2026-09-29T10:51:00Z">
              <w:rPr>
                <w:lang w:val="en-US"/>
              </w:rPr>
            </w:rPrChange>
          </w:rPr>
          <w:t xml:space="preserve"> =</w:t>
        </w:r>
        <w:r>
          <w:rPr>
            <w:lang w:val="en-US"/>
          </w:rPr>
          <w:t>A</w:t>
        </w:r>
        <w:r w:rsidRPr="001329D3">
          <w:rPr>
            <w:rPrChange w:id="296" w:author="dazai osamu" w:date="2026-09-29T13:51:00Z" w16du:dateUtc="2026-09-29T10:51:00Z">
              <w:rPr>
                <w:lang w:val="en-US"/>
              </w:rPr>
            </w:rPrChange>
          </w:rPr>
          <w:t xml:space="preserve"> </w:t>
        </w:r>
      </w:ins>
      <w:ins w:id="297" w:author="dazai osamu" w:date="2026-09-29T13:52:00Z" w16du:dateUtc="2026-09-29T10:52:00Z">
        <w:r w:rsidR="003C2D65">
          <w:t xml:space="preserve">иск. Или </w:t>
        </w:r>
      </w:ins>
      <w:ins w:id="298" w:author="dazai osamu" w:date="2026-09-29T13:51:00Z" w16du:dateUtc="2026-09-29T10:51:00Z">
        <w:r>
          <w:rPr>
            <w:lang w:val="en-US"/>
          </w:rPr>
          <w:t>B</w:t>
        </w:r>
      </w:ins>
    </w:p>
    <w:p w14:paraId="3FF4DFEB" w14:textId="77777777" w:rsidR="005F65AB" w:rsidRDefault="001329D3" w:rsidP="005E5381">
      <w:pPr>
        <w:pStyle w:val="a3"/>
        <w:rPr>
          <w:ins w:id="299" w:author="dazai osamu" w:date="2026-09-29T14:11:00Z" w16du:dateUtc="2026-09-29T11:11:00Z"/>
        </w:rPr>
      </w:pPr>
      <w:ins w:id="300" w:author="dazai osamu" w:date="2026-09-29T13:51:00Z" w16du:dateUtc="2026-09-29T10:51:00Z">
        <w:r>
          <w:rPr>
            <w:lang w:val="en-US"/>
          </w:rPr>
          <w:t>P</w:t>
        </w:r>
        <w:r w:rsidRPr="001329D3">
          <w:rPr>
            <w:rPrChange w:id="301" w:author="dazai osamu" w:date="2026-09-29T13:51:00Z" w16du:dateUtc="2026-09-29T10:51:00Z">
              <w:rPr>
                <w:lang w:val="en-US"/>
              </w:rPr>
            </w:rPrChange>
          </w:rPr>
          <w:t xml:space="preserve"> =</w:t>
        </w:r>
        <w:r>
          <w:rPr>
            <w:lang w:val="en-US"/>
          </w:rPr>
          <w:t>A</w:t>
        </w:r>
        <w:r>
          <w:t xml:space="preserve">  или </w:t>
        </w:r>
        <w:r>
          <w:rPr>
            <w:lang w:val="en-US"/>
          </w:rPr>
          <w:t>B</w:t>
        </w:r>
      </w:ins>
      <w:r w:rsidR="005E5381">
        <w:br/>
      </w:r>
      <w:r w:rsidR="005E5381">
        <w:br/>
        <w:t>---</w:t>
      </w:r>
      <w:r w:rsidR="005E5381">
        <w:br/>
      </w:r>
      <w:r w:rsidR="005E5381">
        <w:br/>
        <w:t>Часть В. Развёрнутые ответы</w:t>
      </w:r>
      <w:r w:rsidR="005E5381">
        <w:br/>
      </w:r>
      <w:r w:rsidR="005E5381">
        <w:br/>
        <w:t>В1. Опишите устройство компьютера по принципу фон Неймана. Перечислите основные устройства (АЛУ, УУ, память, устройства ввода-вывода) и укажите их назначение. Объясните, что такое принцип хранимой программы.</w:t>
      </w:r>
    </w:p>
    <w:p w14:paraId="3ABBE795" w14:textId="756DD4DF" w:rsidR="007020AE" w:rsidRDefault="007020AE" w:rsidP="005E5381">
      <w:pPr>
        <w:pStyle w:val="a3"/>
        <w:rPr>
          <w:ins w:id="302" w:author="dazai osamu" w:date="2026-09-29T14:13:00Z" w16du:dateUtc="2026-09-29T11:13:00Z"/>
        </w:rPr>
      </w:pPr>
      <w:ins w:id="303" w:author="dazai osamu" w:date="2026-09-29T14:12:00Z" w16du:dateUtc="2026-09-29T11:12:00Z">
        <w:r>
          <w:t>АЛУ – исполнение арифм</w:t>
        </w:r>
      </w:ins>
      <w:ins w:id="304" w:author="dazai osamu" w:date="2026-09-29T14:13:00Z" w16du:dateUtc="2026-09-29T11:13:00Z">
        <w:r>
          <w:t>/логич операций</w:t>
        </w:r>
      </w:ins>
    </w:p>
    <w:p w14:paraId="58E03A39" w14:textId="7D5A5EC1" w:rsidR="007020AE" w:rsidRDefault="007020AE" w:rsidP="005E5381">
      <w:pPr>
        <w:pStyle w:val="a3"/>
        <w:rPr>
          <w:ins w:id="305" w:author="dazai osamu" w:date="2026-09-29T14:12:00Z" w16du:dateUtc="2026-09-29T11:12:00Z"/>
        </w:rPr>
      </w:pPr>
      <w:ins w:id="306" w:author="dazai osamu" w:date="2026-09-29T14:12:00Z" w16du:dateUtc="2026-09-29T11:12:00Z">
        <w:r>
          <w:t>УУ</w:t>
        </w:r>
      </w:ins>
      <w:ins w:id="307" w:author="dazai osamu" w:date="2026-09-29T14:13:00Z" w16du:dateUtc="2026-09-29T11:13:00Z">
        <w:r w:rsidR="00181077">
          <w:t xml:space="preserve"> – читает команды и распределяет </w:t>
        </w:r>
      </w:ins>
      <w:ins w:id="308" w:author="dazai osamu" w:date="2026-09-29T14:14:00Z" w16du:dateUtc="2026-09-29T11:14:00Z">
        <w:r w:rsidR="00181077">
          <w:t>работу между блоками</w:t>
        </w:r>
      </w:ins>
    </w:p>
    <w:p w14:paraId="51379C49" w14:textId="3994097F" w:rsidR="007020AE" w:rsidRDefault="007020AE" w:rsidP="005E5381">
      <w:pPr>
        <w:pStyle w:val="a3"/>
        <w:rPr>
          <w:ins w:id="309" w:author="dazai osamu" w:date="2026-09-29T14:12:00Z" w16du:dateUtc="2026-09-29T11:12:00Z"/>
        </w:rPr>
      </w:pPr>
      <w:ins w:id="310" w:author="dazai osamu" w:date="2026-09-29T14:12:00Z" w16du:dateUtc="2026-09-29T11:12:00Z">
        <w:r>
          <w:t>Память</w:t>
        </w:r>
      </w:ins>
      <w:ins w:id="311" w:author="dazai osamu" w:date="2026-09-29T14:14:00Z" w16du:dateUtc="2026-09-29T11:14:00Z">
        <w:r w:rsidR="00181077">
          <w:t xml:space="preserve"> – хранение </w:t>
        </w:r>
        <w:r w:rsidR="00980917">
          <w:t>данных</w:t>
        </w:r>
      </w:ins>
    </w:p>
    <w:p w14:paraId="5EA794C9" w14:textId="43838904" w:rsidR="007020AE" w:rsidRDefault="007020AE" w:rsidP="005E5381">
      <w:pPr>
        <w:pStyle w:val="a3"/>
        <w:rPr>
          <w:ins w:id="312" w:author="dazai osamu" w:date="2026-09-29T14:12:00Z" w16du:dateUtc="2026-09-29T11:12:00Z"/>
        </w:rPr>
      </w:pPr>
      <w:ins w:id="313" w:author="dazai osamu" w:date="2026-09-29T14:12:00Z" w16du:dateUtc="2026-09-29T11:12:00Z">
        <w:r>
          <w:t>Уст Ввода</w:t>
        </w:r>
      </w:ins>
      <w:ins w:id="314" w:author="dazai osamu" w:date="2026-09-29T14:14:00Z" w16du:dateUtc="2026-09-29T11:14:00Z">
        <w:r w:rsidR="00980917">
          <w:t xml:space="preserve"> - </w:t>
        </w:r>
      </w:ins>
      <w:ins w:id="315" w:author="dazai osamu" w:date="2026-09-29T14:15:00Z" w16du:dateUtc="2026-09-29T11:15:00Z">
        <w:r w:rsidR="00980917">
          <w:t>связь человека и системы</w:t>
        </w:r>
        <w:r w:rsidR="00980917">
          <w:t xml:space="preserve"> (от человека к системе)</w:t>
        </w:r>
      </w:ins>
    </w:p>
    <w:p w14:paraId="55BA4D1E" w14:textId="178680B9" w:rsidR="00770962" w:rsidRDefault="007020AE" w:rsidP="005E5381">
      <w:pPr>
        <w:pStyle w:val="a3"/>
        <w:rPr>
          <w:ins w:id="316" w:author="dazai osamu" w:date="2026-09-29T14:04:00Z" w16du:dateUtc="2026-09-29T11:04:00Z"/>
        </w:rPr>
      </w:pPr>
      <w:ins w:id="317" w:author="dazai osamu" w:date="2026-09-29T14:12:00Z" w16du:dateUtc="2026-09-29T11:12:00Z">
        <w:r>
          <w:t>Уст Вывода</w:t>
        </w:r>
      </w:ins>
      <w:ins w:id="318" w:author="dazai osamu" w:date="2026-09-29T14:14:00Z" w16du:dateUtc="2026-09-29T11:14:00Z">
        <w:r w:rsidR="00980917">
          <w:t xml:space="preserve"> – </w:t>
        </w:r>
      </w:ins>
      <w:ins w:id="319" w:author="dazai osamu" w:date="2026-09-29T14:15:00Z" w16du:dateUtc="2026-09-29T11:15:00Z">
        <w:r w:rsidR="00980917">
          <w:t>связь человека и системы</w:t>
        </w:r>
        <w:r w:rsidR="005A5B61">
          <w:t xml:space="preserve"> (от системы к человеку)</w:t>
        </w:r>
      </w:ins>
      <w:r w:rsidR="005E5381">
        <w:br/>
      </w:r>
      <w:r w:rsidR="005E5381">
        <w:br/>
        <w:t>В2. Опишите цикл выполнения команды процессором. Перечислите основные этапы (выборка команды, декодирование, выполнение, сохранение результата) и кратко охарактеризуйте каждый из них. Укажите роль регистра-счётчика команд (PC) и регистра команд (IR).</w:t>
      </w:r>
    </w:p>
    <w:p w14:paraId="0DA85B70" w14:textId="3799C59F" w:rsidR="00770962" w:rsidRPr="006527A8" w:rsidRDefault="00865AB7" w:rsidP="005E5381">
      <w:pPr>
        <w:pStyle w:val="a3"/>
        <w:rPr>
          <w:ins w:id="320" w:author="dazai osamu" w:date="2026-09-29T14:05:00Z" w16du:dateUtc="2026-09-29T11:05:00Z"/>
        </w:rPr>
      </w:pPr>
      <w:ins w:id="321" w:author="dazai osamu" w:date="2026-09-29T14:23:00Z" w16du:dateUtc="2026-09-29T11:23:00Z">
        <w:r>
          <w:t>1)</w:t>
        </w:r>
      </w:ins>
      <w:ins w:id="322" w:author="dazai osamu" w:date="2026-09-29T14:05:00Z" w16du:dateUtc="2026-09-29T11:05:00Z">
        <w:r w:rsidR="00770962">
          <w:t>выборка команды</w:t>
        </w:r>
        <w:r w:rsidR="00770962">
          <w:t xml:space="preserve"> </w:t>
        </w:r>
        <w:r w:rsidR="006527A8">
          <w:t>–</w:t>
        </w:r>
        <w:r w:rsidR="00770962">
          <w:t xml:space="preserve"> </w:t>
        </w:r>
        <w:r w:rsidR="006527A8">
          <w:t xml:space="preserve">цп берет из памяти команду по </w:t>
        </w:r>
      </w:ins>
      <w:ins w:id="323" w:author="dazai osamu" w:date="2026-09-29T14:06:00Z" w16du:dateUtc="2026-09-29T11:06:00Z">
        <w:r w:rsidR="006527A8">
          <w:t>адресу</w:t>
        </w:r>
        <w:r w:rsidR="006527A8" w:rsidRPr="006527A8">
          <w:rPr>
            <w:rPrChange w:id="324" w:author="dazai osamu" w:date="2026-09-29T14:06:00Z" w16du:dateUtc="2026-09-29T11:06:00Z">
              <w:rPr>
                <w:lang w:val="en-US"/>
              </w:rPr>
            </w:rPrChange>
          </w:rPr>
          <w:t>,</w:t>
        </w:r>
        <w:r w:rsidR="006527A8">
          <w:t xml:space="preserve"> который хранится в </w:t>
        </w:r>
        <w:r w:rsidR="006527A8">
          <w:rPr>
            <w:lang w:val="en-US"/>
          </w:rPr>
          <w:t>PC</w:t>
        </w:r>
      </w:ins>
    </w:p>
    <w:p w14:paraId="5B8067CE" w14:textId="7924A1C8" w:rsidR="00770962" w:rsidRPr="006A293C" w:rsidRDefault="00865AB7" w:rsidP="005E5381">
      <w:pPr>
        <w:pStyle w:val="a3"/>
        <w:rPr>
          <w:ins w:id="325" w:author="dazai osamu" w:date="2026-09-29T14:05:00Z" w16du:dateUtc="2026-09-29T11:05:00Z"/>
        </w:rPr>
      </w:pPr>
      <w:ins w:id="326" w:author="dazai osamu" w:date="2026-09-29T14:23:00Z" w16du:dateUtc="2026-09-29T11:23:00Z">
        <w:r>
          <w:t>2)</w:t>
        </w:r>
      </w:ins>
      <w:ins w:id="327" w:author="dazai osamu" w:date="2026-09-29T14:05:00Z" w16du:dateUtc="2026-09-29T11:05:00Z">
        <w:r w:rsidR="00770962">
          <w:t>декодирование</w:t>
        </w:r>
      </w:ins>
      <w:ins w:id="328" w:author="dazai osamu" w:date="2026-09-29T14:06:00Z" w16du:dateUtc="2026-09-29T11:06:00Z">
        <w:r w:rsidR="006527A8" w:rsidRPr="006A293C">
          <w:rPr>
            <w:rPrChange w:id="329" w:author="dazai osamu" w:date="2026-09-29T14:07:00Z" w16du:dateUtc="2026-09-29T11:07:00Z">
              <w:rPr>
                <w:lang w:val="en-US"/>
              </w:rPr>
            </w:rPrChange>
          </w:rPr>
          <w:t xml:space="preserve"> </w:t>
        </w:r>
      </w:ins>
      <w:ins w:id="330" w:author="dazai osamu" w:date="2026-09-29T14:07:00Z" w16du:dateUtc="2026-09-29T11:07:00Z">
        <w:r w:rsidR="006A293C" w:rsidRPr="006A293C">
          <w:rPr>
            <w:rPrChange w:id="331" w:author="dazai osamu" w:date="2026-09-29T14:07:00Z" w16du:dateUtc="2026-09-29T11:07:00Z">
              <w:rPr>
                <w:lang w:val="en-US"/>
              </w:rPr>
            </w:rPrChange>
          </w:rPr>
          <w:t>–</w:t>
        </w:r>
      </w:ins>
      <w:ins w:id="332" w:author="dazai osamu" w:date="2026-09-29T14:06:00Z" w16du:dateUtc="2026-09-29T11:06:00Z">
        <w:r w:rsidR="006527A8" w:rsidRPr="006A293C">
          <w:rPr>
            <w:rPrChange w:id="333" w:author="dazai osamu" w:date="2026-09-29T14:07:00Z" w16du:dateUtc="2026-09-29T11:07:00Z">
              <w:rPr>
                <w:lang w:val="en-US"/>
              </w:rPr>
            </w:rPrChange>
          </w:rPr>
          <w:t xml:space="preserve"> </w:t>
        </w:r>
      </w:ins>
      <w:ins w:id="334" w:author="dazai osamu" w:date="2026-09-29T14:07:00Z" w16du:dateUtc="2026-09-29T11:07:00Z">
        <w:r w:rsidR="006A293C">
          <w:t xml:space="preserve">команда попадает а регистр команд </w:t>
        </w:r>
      </w:ins>
      <w:ins w:id="335" w:author="dazai osamu" w:date="2026-09-29T14:06:00Z" w16du:dateUtc="2026-09-29T11:06:00Z">
        <w:r w:rsidR="006527A8">
          <w:rPr>
            <w:lang w:val="en-US"/>
          </w:rPr>
          <w:t>IR</w:t>
        </w:r>
      </w:ins>
      <w:ins w:id="336" w:author="dazai osamu" w:date="2026-09-29T14:07:00Z" w16du:dateUtc="2026-09-29T11:07:00Z">
        <w:r w:rsidR="006A293C">
          <w:t xml:space="preserve"> и </w:t>
        </w:r>
      </w:ins>
      <w:ins w:id="337" w:author="dazai osamu" w:date="2026-09-29T14:08:00Z" w16du:dateUtc="2026-09-29T11:08:00Z">
        <w:r w:rsidR="00E7147B">
          <w:t>УУ определяет что и как делать с теми или иными данными</w:t>
        </w:r>
      </w:ins>
    </w:p>
    <w:p w14:paraId="07A51A99" w14:textId="68E33DA6" w:rsidR="00770962" w:rsidRDefault="00865AB7" w:rsidP="005E5381">
      <w:pPr>
        <w:pStyle w:val="a3"/>
        <w:rPr>
          <w:ins w:id="338" w:author="dazai osamu" w:date="2026-09-29T14:05:00Z" w16du:dateUtc="2026-09-29T11:05:00Z"/>
        </w:rPr>
      </w:pPr>
      <w:ins w:id="339" w:author="dazai osamu" w:date="2026-09-29T14:23:00Z" w16du:dateUtc="2026-09-29T11:23:00Z">
        <w:r>
          <w:t>3)</w:t>
        </w:r>
      </w:ins>
      <w:ins w:id="340" w:author="dazai osamu" w:date="2026-09-29T14:05:00Z" w16du:dateUtc="2026-09-29T11:05:00Z">
        <w:r w:rsidR="00770962">
          <w:t>выполнение</w:t>
        </w:r>
      </w:ins>
      <w:ins w:id="341" w:author="dazai osamu" w:date="2026-09-29T14:08:00Z" w16du:dateUtc="2026-09-29T11:08:00Z">
        <w:r w:rsidR="00E7147B">
          <w:t xml:space="preserve"> </w:t>
        </w:r>
        <w:r w:rsidR="00996D27">
          <w:t>–</w:t>
        </w:r>
        <w:r w:rsidR="00E7147B">
          <w:t xml:space="preserve"> </w:t>
        </w:r>
      </w:ins>
      <w:ins w:id="342" w:author="dazai osamu" w:date="2026-09-29T14:09:00Z" w16du:dateUtc="2026-09-29T11:09:00Z">
        <w:r w:rsidR="00996D27">
          <w:t>АЛУ</w:t>
        </w:r>
      </w:ins>
      <w:ins w:id="343" w:author="dazai osamu" w:date="2026-09-29T14:08:00Z" w16du:dateUtc="2026-09-29T11:08:00Z">
        <w:r w:rsidR="00996D27">
          <w:t xml:space="preserve"> или другой </w:t>
        </w:r>
      </w:ins>
      <w:ins w:id="344" w:author="dazai osamu" w:date="2026-09-29T14:09:00Z" w16du:dateUtc="2026-09-29T11:09:00Z">
        <w:r w:rsidR="00996D27">
          <w:t>Вч блок исполняет операцию</w:t>
        </w:r>
      </w:ins>
    </w:p>
    <w:p w14:paraId="2072E41D" w14:textId="206D869C" w:rsidR="005E5381" w:rsidRDefault="00865AB7" w:rsidP="005E5381">
      <w:pPr>
        <w:pStyle w:val="a3"/>
      </w:pPr>
      <w:ins w:id="345" w:author="dazai osamu" w:date="2026-09-29T14:23:00Z" w16du:dateUtc="2026-09-29T11:23:00Z">
        <w:r>
          <w:t>4)</w:t>
        </w:r>
      </w:ins>
      <w:ins w:id="346" w:author="dazai osamu" w:date="2026-09-29T14:05:00Z" w16du:dateUtc="2026-09-29T11:05:00Z">
        <w:r w:rsidR="00770962">
          <w:t>сохранение результата</w:t>
        </w:r>
      </w:ins>
      <w:ins w:id="347" w:author="dazai osamu" w:date="2026-09-29T14:09:00Z" w16du:dateUtc="2026-09-29T11:09:00Z">
        <w:r w:rsidR="00996D27">
          <w:t xml:space="preserve"> – результат записывается в регистр и затем </w:t>
        </w:r>
      </w:ins>
      <w:ins w:id="348" w:author="dazai osamu" w:date="2026-09-29T14:10:00Z" w16du:dateUtc="2026-09-29T11:10:00Z">
        <w:r w:rsidR="00576BE9">
          <w:t>в память</w:t>
        </w:r>
      </w:ins>
      <w:r w:rsidR="005E5381">
        <w:br/>
      </w:r>
      <w:r w:rsidR="005E5381">
        <w:br/>
        <w:t xml:space="preserve">В3. Спроектируйте (опишите словами и логическими выражениями) одноразрядный полный сумматор. Чем он отличается от полусумматора? Как из полных сумматоров </w:t>
      </w:r>
      <w:r w:rsidR="005E5381">
        <w:lastRenderedPageBreak/>
        <w:t>строится многоразрядный сумматор?</w:t>
      </w:r>
      <w:r w:rsidR="005E5381">
        <w:br/>
      </w:r>
      <w:r w:rsidR="005E5381">
        <w:br/>
      </w:r>
      <w:r w:rsidR="005E5381">
        <w:br/>
      </w:r>
    </w:p>
    <w:p w14:paraId="3EF4F31B" w14:textId="77777777" w:rsidR="00EB3C5B" w:rsidRDefault="00EB3C5B"/>
    <w:sectPr w:rsidR="00EB3C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zai osamu">
    <w15:presenceInfo w15:providerId="Windows Live" w15:userId="64431f1a97f7ee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trackRevisions/>
  <w:documentProtection w:edit="trackedChanges" w:enforcement="1" w:cryptProviderType="rsaAES" w:cryptAlgorithmClass="hash" w:cryptAlgorithmType="typeAny" w:cryptAlgorithmSid="14" w:cryptSpinCount="100000" w:hash="PaGD2dOurKJK2ZUcPLsmEOX82Mv7XevjSSetY053bj9LAIfPjyTvwTO5lWL1Sn/1WFr0Vy/zvIvzvOiPVUusUg==" w:salt="h/QbFpJ59OCUezbXVraGWw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4E3"/>
    <w:rsid w:val="001229EE"/>
    <w:rsid w:val="001329D3"/>
    <w:rsid w:val="00134D95"/>
    <w:rsid w:val="00181077"/>
    <w:rsid w:val="001E04E3"/>
    <w:rsid w:val="0021355A"/>
    <w:rsid w:val="0037442A"/>
    <w:rsid w:val="003A3AA2"/>
    <w:rsid w:val="003C2D65"/>
    <w:rsid w:val="00476C5B"/>
    <w:rsid w:val="004E3402"/>
    <w:rsid w:val="00576BE9"/>
    <w:rsid w:val="005A5B61"/>
    <w:rsid w:val="005E5381"/>
    <w:rsid w:val="005F65AB"/>
    <w:rsid w:val="006527A8"/>
    <w:rsid w:val="0068547F"/>
    <w:rsid w:val="006A293C"/>
    <w:rsid w:val="007020AE"/>
    <w:rsid w:val="007349C5"/>
    <w:rsid w:val="00770962"/>
    <w:rsid w:val="007B1B82"/>
    <w:rsid w:val="00865AB7"/>
    <w:rsid w:val="00980917"/>
    <w:rsid w:val="00996D27"/>
    <w:rsid w:val="00A93E85"/>
    <w:rsid w:val="00AC42BC"/>
    <w:rsid w:val="00B40C65"/>
    <w:rsid w:val="00DD32A7"/>
    <w:rsid w:val="00E7147B"/>
    <w:rsid w:val="00EB3C5B"/>
    <w:rsid w:val="00F57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6022D"/>
  <w15:chartTrackingRefBased/>
  <w15:docId w15:val="{6BB890F5-7EB3-412A-8543-429C53026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E5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Revision"/>
    <w:hidden/>
    <w:uiPriority w:val="99"/>
    <w:semiHidden/>
    <w:rsid w:val="001229EE"/>
    <w:pPr>
      <w:spacing w:after="0" w:line="240" w:lineRule="auto"/>
    </w:pPr>
  </w:style>
  <w:style w:type="table" w:styleId="a5">
    <w:name w:val="Table Grid"/>
    <w:basedOn w:val="a1"/>
    <w:uiPriority w:val="39"/>
    <w:rsid w:val="00134D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563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dazai osamu</cp:lastModifiedBy>
  <cp:revision>5</cp:revision>
  <dcterms:created xsi:type="dcterms:W3CDTF">2026-09-29T10:25:00Z</dcterms:created>
  <dcterms:modified xsi:type="dcterms:W3CDTF">2026-09-29T11:24:00Z</dcterms:modified>
</cp:coreProperties>
</file>